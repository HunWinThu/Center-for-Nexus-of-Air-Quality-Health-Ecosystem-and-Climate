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40484" w14:textId="2D281526" w:rsidR="00195A31" w:rsidRPr="00C83829" w:rsidRDefault="00195A31" w:rsidP="00C83829">
      <w:pPr>
        <w:spacing w:after="0" w:line="240" w:lineRule="auto"/>
        <w:rPr>
          <w:rFonts w:ascii="Times New Roman" w:hAnsi="Times New Roman" w:cs="Times New Roman"/>
          <w:noProof/>
          <w:szCs w:val="24"/>
        </w:rPr>
      </w:pPr>
      <w:r w:rsidRPr="00C83829">
        <w:rPr>
          <w:rFonts w:ascii="Times New Roman" w:hAnsi="Times New Roman" w:cs="Times New Roman"/>
          <w:noProof/>
          <w:szCs w:val="24"/>
        </w:rPr>
        <w:t>From Prof. Kim Oanh</w:t>
      </w:r>
    </w:p>
    <w:p w14:paraId="63F39E72" w14:textId="60155E6A" w:rsidR="00195A31" w:rsidRPr="00C83829" w:rsidRDefault="00195A31" w:rsidP="00C83829">
      <w:pPr>
        <w:spacing w:after="0" w:line="240" w:lineRule="auto"/>
        <w:rPr>
          <w:rFonts w:ascii="Times New Roman" w:hAnsi="Times New Roman" w:cs="Times New Roman"/>
          <w:noProof/>
          <w:szCs w:val="24"/>
        </w:rPr>
      </w:pPr>
      <w:r w:rsidRPr="00C83829">
        <w:rPr>
          <w:rFonts w:ascii="Times New Roman" w:hAnsi="Times New Roman" w:cs="Times New Roman"/>
          <w:noProof/>
          <w:szCs w:val="24"/>
        </w:rPr>
        <w:t>I donot find the public seminar organized by the Center.</w:t>
      </w:r>
    </w:p>
    <w:p w14:paraId="3BB02BA0" w14:textId="3B019656" w:rsidR="00195A31" w:rsidRPr="00C83829" w:rsidRDefault="00195A31" w:rsidP="00C83829">
      <w:pPr>
        <w:spacing w:after="0" w:line="240" w:lineRule="auto"/>
        <w:rPr>
          <w:rFonts w:ascii="Times New Roman" w:hAnsi="Times New Roman" w:cs="Times New Roman"/>
          <w:noProof/>
          <w:szCs w:val="24"/>
        </w:rPr>
      </w:pPr>
      <w:r w:rsidRPr="00C83829">
        <w:rPr>
          <w:rFonts w:ascii="Times New Roman" w:hAnsi="Times New Roman" w:cs="Times New Roman"/>
          <w:noProof/>
          <w:szCs w:val="24"/>
        </w:rPr>
        <w:t>Please use AirQC consistently (no need to spell) and the AirQC team.</w:t>
      </w:r>
    </w:p>
    <w:p w14:paraId="2F59C2B0" w14:textId="26C33D9C" w:rsidR="00195A31" w:rsidRPr="00C83829" w:rsidRDefault="00195A31" w:rsidP="00C83829">
      <w:pPr>
        <w:spacing w:after="0" w:line="240" w:lineRule="auto"/>
        <w:rPr>
          <w:rFonts w:ascii="Times New Roman" w:hAnsi="Times New Roman" w:cs="Times New Roman"/>
          <w:noProof/>
          <w:szCs w:val="24"/>
        </w:rPr>
      </w:pPr>
      <w:r w:rsidRPr="00C83829">
        <w:rPr>
          <w:rFonts w:ascii="Times New Roman" w:hAnsi="Times New Roman" w:cs="Times New Roman"/>
          <w:noProof/>
          <w:szCs w:val="24"/>
        </w:rPr>
        <w:t>For the Heal-haze and Canbreathe, please spell only one time and provide the links to the project websites at Canberra.</w:t>
      </w:r>
    </w:p>
    <w:p w14:paraId="100DC7B9" w14:textId="77777777" w:rsidR="00AF6C7C" w:rsidRDefault="00195A31" w:rsidP="00C83829">
      <w:pPr>
        <w:spacing w:after="0" w:line="240" w:lineRule="auto"/>
        <w:rPr>
          <w:rFonts w:ascii="Times New Roman" w:hAnsi="Times New Roman" w:cs="Times New Roman"/>
          <w:noProof/>
          <w:szCs w:val="24"/>
        </w:rPr>
      </w:pPr>
      <w:r w:rsidRPr="00C83829">
        <w:rPr>
          <w:rFonts w:ascii="Times New Roman" w:hAnsi="Times New Roman" w:cs="Times New Roman"/>
          <w:noProof/>
          <w:szCs w:val="24"/>
        </w:rPr>
        <w:t>Ktoo can contact me to get some photos where relevant.</w:t>
      </w:r>
    </w:p>
    <w:p w14:paraId="35EFF58D" w14:textId="77777777" w:rsidR="00C83829" w:rsidRDefault="00C83829" w:rsidP="00C83829">
      <w:pPr>
        <w:spacing w:after="0" w:line="240" w:lineRule="auto"/>
        <w:rPr>
          <w:rFonts w:ascii="Times New Roman" w:hAnsi="Times New Roman" w:cs="Times New Roman"/>
          <w:noProof/>
          <w:szCs w:val="24"/>
        </w:rPr>
        <w:sectPr w:rsidR="00C83829" w:rsidSect="00AF6C7C">
          <w:pgSz w:w="11906" w:h="16838" w:code="9"/>
          <w:pgMar w:top="1440" w:right="1440" w:bottom="1440" w:left="1440" w:header="720" w:footer="720" w:gutter="0"/>
          <w:cols w:space="720"/>
          <w:docGrid w:linePitch="360"/>
        </w:sectPr>
      </w:pPr>
    </w:p>
    <w:p w14:paraId="2D3A3EF4" w14:textId="03075F12" w:rsidR="00CF7DE6" w:rsidRPr="00C83829" w:rsidRDefault="00AF6C7C" w:rsidP="00C83829">
      <w:pPr>
        <w:pStyle w:val="Heading1"/>
        <w:spacing w:line="240" w:lineRule="auto"/>
        <w:rPr>
          <w:rFonts w:ascii="Times New Roman" w:hAnsi="Times New Roman" w:cs="Times New Roman"/>
          <w:sz w:val="24"/>
          <w:szCs w:val="24"/>
        </w:rPr>
      </w:pPr>
      <w:r w:rsidRPr="00C83829">
        <w:rPr>
          <w:rFonts w:ascii="Times New Roman" w:hAnsi="Times New Roman" w:cs="Times New Roman"/>
          <w:sz w:val="24"/>
          <w:szCs w:val="24"/>
        </w:rPr>
        <w:lastRenderedPageBreak/>
        <w:t>Events</w:t>
      </w:r>
    </w:p>
    <w:p w14:paraId="33FFF130" w14:textId="77777777" w:rsidR="00F217A2" w:rsidRPr="00C83829" w:rsidRDefault="00F217A2" w:rsidP="00C83829">
      <w:pPr>
        <w:spacing w:after="0" w:line="240" w:lineRule="auto"/>
        <w:rPr>
          <w:rFonts w:ascii="Times New Roman" w:hAnsi="Times New Roman" w:cs="Times New Roman"/>
          <w:szCs w:val="24"/>
        </w:rPr>
      </w:pPr>
    </w:p>
    <w:tbl>
      <w:tblPr>
        <w:tblStyle w:val="TableGrid"/>
        <w:tblW w:w="0" w:type="auto"/>
        <w:tblLook w:val="04A0" w:firstRow="1" w:lastRow="0" w:firstColumn="1" w:lastColumn="0" w:noHBand="0" w:noVBand="1"/>
      </w:tblPr>
      <w:tblGrid>
        <w:gridCol w:w="2585"/>
        <w:gridCol w:w="6431"/>
      </w:tblGrid>
      <w:tr w:rsidR="00F217A2" w:rsidRPr="00C83829" w14:paraId="490AEA74" w14:textId="77777777" w:rsidTr="005C5876">
        <w:tc>
          <w:tcPr>
            <w:tcW w:w="2695" w:type="dxa"/>
          </w:tcPr>
          <w:p w14:paraId="0A99FE14" w14:textId="77777777" w:rsidR="00F217A2" w:rsidRPr="00C83829" w:rsidRDefault="00F217A2" w:rsidP="00C83829">
            <w:pPr>
              <w:rPr>
                <w:rFonts w:ascii="Times New Roman" w:hAnsi="Times New Roman" w:cs="Times New Roman"/>
                <w:szCs w:val="24"/>
              </w:rPr>
            </w:pPr>
            <w:r w:rsidRPr="00C83829">
              <w:rPr>
                <w:rFonts w:ascii="Times New Roman" w:hAnsi="Times New Roman" w:cs="Times New Roman"/>
                <w:szCs w:val="24"/>
              </w:rPr>
              <w:t>Date</w:t>
            </w:r>
          </w:p>
        </w:tc>
        <w:tc>
          <w:tcPr>
            <w:tcW w:w="6655" w:type="dxa"/>
          </w:tcPr>
          <w:p w14:paraId="50B4F43F" w14:textId="77777777" w:rsidR="00F217A2" w:rsidRPr="00C83829" w:rsidRDefault="00F217A2" w:rsidP="00C83829">
            <w:pPr>
              <w:rPr>
                <w:rFonts w:ascii="Times New Roman" w:hAnsi="Times New Roman" w:cs="Times New Roman"/>
                <w:szCs w:val="24"/>
              </w:rPr>
            </w:pPr>
            <w:r w:rsidRPr="00C83829">
              <w:rPr>
                <w:rFonts w:ascii="Times New Roman" w:hAnsi="Times New Roman" w:cs="Times New Roman"/>
                <w:szCs w:val="24"/>
              </w:rPr>
              <w:t>25 July 2025</w:t>
            </w:r>
          </w:p>
        </w:tc>
      </w:tr>
      <w:tr w:rsidR="00F217A2" w:rsidRPr="00C83829" w14:paraId="0D3559AE" w14:textId="77777777" w:rsidTr="005C5876">
        <w:tc>
          <w:tcPr>
            <w:tcW w:w="2695" w:type="dxa"/>
          </w:tcPr>
          <w:p w14:paraId="42D14E9D" w14:textId="77777777" w:rsidR="00F217A2" w:rsidRPr="00C83829" w:rsidRDefault="00F217A2" w:rsidP="00C83829">
            <w:pPr>
              <w:rPr>
                <w:rFonts w:ascii="Times New Roman" w:hAnsi="Times New Roman" w:cs="Times New Roman"/>
                <w:szCs w:val="24"/>
              </w:rPr>
            </w:pPr>
            <w:r w:rsidRPr="00C83829">
              <w:rPr>
                <w:rFonts w:ascii="Times New Roman" w:hAnsi="Times New Roman" w:cs="Times New Roman"/>
                <w:szCs w:val="24"/>
              </w:rPr>
              <w:t>Title</w:t>
            </w:r>
          </w:p>
        </w:tc>
        <w:tc>
          <w:tcPr>
            <w:tcW w:w="6655" w:type="dxa"/>
          </w:tcPr>
          <w:p w14:paraId="72C1BB24" w14:textId="77777777" w:rsidR="00F217A2" w:rsidRPr="00C83829" w:rsidRDefault="00F217A2" w:rsidP="00C83829">
            <w:pPr>
              <w:rPr>
                <w:rFonts w:ascii="Times New Roman" w:hAnsi="Times New Roman" w:cs="Times New Roman"/>
                <w:b/>
                <w:bCs/>
                <w:szCs w:val="24"/>
              </w:rPr>
            </w:pPr>
            <w:r w:rsidRPr="00C83829">
              <w:rPr>
                <w:rFonts w:ascii="Times New Roman" w:hAnsi="Times New Roman" w:cs="Times New Roman"/>
                <w:b/>
                <w:bCs/>
                <w:szCs w:val="24"/>
              </w:rPr>
              <w:t>Roundtable Discussion on Sustainable Last Mile Delivery, Manila, Philippines</w:t>
            </w:r>
          </w:p>
        </w:tc>
      </w:tr>
      <w:tr w:rsidR="00F217A2" w:rsidRPr="00C83829" w14:paraId="7525197E" w14:textId="77777777" w:rsidTr="005C5876">
        <w:tc>
          <w:tcPr>
            <w:tcW w:w="2695" w:type="dxa"/>
          </w:tcPr>
          <w:p w14:paraId="52BE1697" w14:textId="77777777" w:rsidR="00F217A2" w:rsidRPr="00C83829" w:rsidRDefault="00F217A2" w:rsidP="00C83829">
            <w:pPr>
              <w:rPr>
                <w:rFonts w:ascii="Times New Roman" w:hAnsi="Times New Roman" w:cs="Times New Roman"/>
                <w:szCs w:val="24"/>
              </w:rPr>
            </w:pPr>
            <w:r w:rsidRPr="00C83829">
              <w:rPr>
                <w:rFonts w:ascii="Times New Roman" w:hAnsi="Times New Roman" w:cs="Times New Roman"/>
                <w:szCs w:val="24"/>
              </w:rPr>
              <w:t>paragraph</w:t>
            </w:r>
          </w:p>
        </w:tc>
        <w:tc>
          <w:tcPr>
            <w:tcW w:w="6655" w:type="dxa"/>
          </w:tcPr>
          <w:p w14:paraId="0F9DC744" w14:textId="4867219D" w:rsidR="0050584B" w:rsidRPr="00C83829" w:rsidRDefault="00C34EB2" w:rsidP="00C83829">
            <w:pPr>
              <w:rPr>
                <w:rFonts w:ascii="Times New Roman" w:hAnsi="Times New Roman" w:cs="Times New Roman"/>
                <w:szCs w:val="24"/>
              </w:rPr>
            </w:pPr>
            <w:r w:rsidRPr="00C83829">
              <w:rPr>
                <w:rFonts w:ascii="Times New Roman" w:hAnsi="Times New Roman" w:cs="Times New Roman"/>
                <w:szCs w:val="24"/>
              </w:rPr>
              <w:t>On 25</w:t>
            </w:r>
            <w:r w:rsidRPr="00C83829">
              <w:rPr>
                <w:rFonts w:ascii="Times New Roman" w:hAnsi="Times New Roman" w:cs="Times New Roman"/>
                <w:szCs w:val="24"/>
                <w:vertAlign w:val="superscript"/>
              </w:rPr>
              <w:t>th</w:t>
            </w:r>
            <w:r w:rsidRPr="00C83829">
              <w:rPr>
                <w:rFonts w:ascii="Times New Roman" w:hAnsi="Times New Roman" w:cs="Times New Roman"/>
                <w:szCs w:val="24"/>
              </w:rPr>
              <w:t xml:space="preserve"> July 2025, Dr. Lai Nguyen Huy, </w:t>
            </w:r>
            <w:commentRangeStart w:id="0"/>
            <w:r w:rsidR="00EB5BD8" w:rsidRPr="00C83829">
              <w:rPr>
                <w:rFonts w:ascii="Times New Roman" w:hAnsi="Times New Roman" w:cs="Times New Roman"/>
                <w:szCs w:val="24"/>
              </w:rPr>
              <w:t>the Deputy Director</w:t>
            </w:r>
            <w:r w:rsidRPr="00C83829">
              <w:rPr>
                <w:rFonts w:ascii="Times New Roman" w:hAnsi="Times New Roman" w:cs="Times New Roman"/>
                <w:szCs w:val="24"/>
              </w:rPr>
              <w:t xml:space="preserve">, </w:t>
            </w:r>
            <w:commentRangeEnd w:id="0"/>
            <w:r w:rsidR="00EB5BD8" w:rsidRPr="00C83829">
              <w:rPr>
                <w:rStyle w:val="CommentReference"/>
                <w:rFonts w:ascii="Times New Roman" w:hAnsi="Times New Roman" w:cs="Times New Roman"/>
                <w:sz w:val="24"/>
                <w:szCs w:val="24"/>
              </w:rPr>
              <w:commentReference w:id="0"/>
            </w:r>
            <w:r w:rsidR="00F217A2" w:rsidRPr="00C83829">
              <w:rPr>
                <w:rFonts w:ascii="Times New Roman" w:hAnsi="Times New Roman" w:cs="Times New Roman"/>
                <w:szCs w:val="24"/>
              </w:rPr>
              <w:t xml:space="preserve">attended the </w:t>
            </w:r>
            <w:r w:rsidRPr="00C83829">
              <w:rPr>
                <w:rFonts w:ascii="Times New Roman" w:hAnsi="Times New Roman" w:cs="Times New Roman"/>
                <w:b/>
                <w:bCs/>
                <w:szCs w:val="24"/>
              </w:rPr>
              <w:t xml:space="preserve">Roundtable Discussion on Sustainable Last Mile Delivery </w:t>
            </w:r>
            <w:r w:rsidR="00F217A2" w:rsidRPr="00C83829">
              <w:rPr>
                <w:rFonts w:ascii="Times New Roman" w:hAnsi="Times New Roman" w:cs="Times New Roman"/>
                <w:szCs w:val="24"/>
              </w:rPr>
              <w:t xml:space="preserve">organized by </w:t>
            </w:r>
            <w:r w:rsidRPr="00C83829">
              <w:rPr>
                <w:rFonts w:ascii="Times New Roman" w:hAnsi="Times New Roman" w:cs="Times New Roman"/>
                <w:szCs w:val="24"/>
              </w:rPr>
              <w:t>the Institute for Climate and Sustainable Cities (</w:t>
            </w:r>
            <w:r w:rsidR="00F217A2" w:rsidRPr="00C83829">
              <w:rPr>
                <w:rFonts w:ascii="Times New Roman" w:hAnsi="Times New Roman" w:cs="Times New Roman"/>
                <w:szCs w:val="24"/>
              </w:rPr>
              <w:t>ICSC</w:t>
            </w:r>
            <w:r w:rsidRPr="00C83829">
              <w:rPr>
                <w:rFonts w:ascii="Times New Roman" w:hAnsi="Times New Roman" w:cs="Times New Roman"/>
                <w:szCs w:val="24"/>
              </w:rPr>
              <w:t>)</w:t>
            </w:r>
            <w:r w:rsidR="00F217A2" w:rsidRPr="00C83829">
              <w:rPr>
                <w:rFonts w:ascii="Times New Roman" w:hAnsi="Times New Roman" w:cs="Times New Roman"/>
                <w:szCs w:val="24"/>
              </w:rPr>
              <w:t xml:space="preserve"> in Manila</w:t>
            </w:r>
            <w:r w:rsidRPr="00C83829">
              <w:rPr>
                <w:rFonts w:ascii="Times New Roman" w:hAnsi="Times New Roman" w:cs="Times New Roman"/>
                <w:szCs w:val="24"/>
              </w:rPr>
              <w:t>, the Philippines</w:t>
            </w:r>
            <w:r w:rsidR="00F217A2" w:rsidRPr="00C83829">
              <w:rPr>
                <w:rFonts w:ascii="Times New Roman" w:hAnsi="Times New Roman" w:cs="Times New Roman"/>
                <w:szCs w:val="24"/>
              </w:rPr>
              <w:t xml:space="preserve">. </w:t>
            </w:r>
          </w:p>
          <w:p w14:paraId="318C3926" w14:textId="77777777" w:rsidR="0050584B" w:rsidRPr="00C83829" w:rsidRDefault="0050584B" w:rsidP="00C83829">
            <w:pPr>
              <w:rPr>
                <w:rFonts w:ascii="Times New Roman" w:hAnsi="Times New Roman" w:cs="Times New Roman"/>
                <w:szCs w:val="24"/>
              </w:rPr>
            </w:pPr>
          </w:p>
          <w:p w14:paraId="61758967" w14:textId="1C816285" w:rsidR="00F217A2" w:rsidRPr="00C83829" w:rsidRDefault="00C34EB2" w:rsidP="00C83829">
            <w:pPr>
              <w:rPr>
                <w:rFonts w:ascii="Times New Roman" w:hAnsi="Times New Roman" w:cs="Times New Roman"/>
                <w:szCs w:val="24"/>
              </w:rPr>
            </w:pPr>
            <w:r w:rsidRPr="00C83829">
              <w:rPr>
                <w:rFonts w:ascii="Times New Roman" w:hAnsi="Times New Roman" w:cs="Times New Roman"/>
                <w:szCs w:val="24"/>
              </w:rPr>
              <w:t>Dr. Huy</w:t>
            </w:r>
            <w:r w:rsidR="00F217A2" w:rsidRPr="00C83829">
              <w:rPr>
                <w:rFonts w:ascii="Times New Roman" w:hAnsi="Times New Roman" w:cs="Times New Roman"/>
                <w:szCs w:val="24"/>
              </w:rPr>
              <w:t xml:space="preserve"> presented </w:t>
            </w:r>
            <w:r w:rsidRPr="00C83829">
              <w:rPr>
                <w:rFonts w:ascii="Times New Roman" w:hAnsi="Times New Roman" w:cs="Times New Roman"/>
                <w:szCs w:val="24"/>
              </w:rPr>
              <w:t xml:space="preserve">the </w:t>
            </w:r>
            <w:r w:rsidR="00F217A2" w:rsidRPr="00C83829">
              <w:rPr>
                <w:rFonts w:ascii="Times New Roman" w:hAnsi="Times New Roman" w:cs="Times New Roman"/>
                <w:szCs w:val="24"/>
              </w:rPr>
              <w:t xml:space="preserve">key findings </w:t>
            </w:r>
            <w:r w:rsidRPr="00C83829">
              <w:rPr>
                <w:rFonts w:ascii="Times New Roman" w:hAnsi="Times New Roman" w:cs="Times New Roman"/>
                <w:szCs w:val="24"/>
              </w:rPr>
              <w:t xml:space="preserve">of the background study of last-mile delivery for </w:t>
            </w:r>
            <w:r w:rsidR="00F217A2" w:rsidRPr="00C83829">
              <w:rPr>
                <w:rFonts w:ascii="Times New Roman" w:hAnsi="Times New Roman" w:cs="Times New Roman"/>
                <w:szCs w:val="24"/>
              </w:rPr>
              <w:t>Thailand</w:t>
            </w:r>
            <w:r w:rsidRPr="00C83829">
              <w:rPr>
                <w:rFonts w:ascii="Times New Roman" w:hAnsi="Times New Roman" w:cs="Times New Roman"/>
                <w:szCs w:val="24"/>
              </w:rPr>
              <w:t>’s</w:t>
            </w:r>
            <w:r w:rsidR="00F217A2" w:rsidRPr="00C83829">
              <w:rPr>
                <w:rFonts w:ascii="Times New Roman" w:hAnsi="Times New Roman" w:cs="Times New Roman"/>
                <w:szCs w:val="24"/>
              </w:rPr>
              <w:t xml:space="preserve"> case study</w:t>
            </w:r>
            <w:r w:rsidR="00EB5BD8" w:rsidRPr="00C83829">
              <w:rPr>
                <w:rFonts w:ascii="Times New Roman" w:hAnsi="Times New Roman" w:cs="Times New Roman"/>
                <w:szCs w:val="24"/>
              </w:rPr>
              <w:t xml:space="preserve">. </w:t>
            </w:r>
            <w:r w:rsidR="00F96238" w:rsidRPr="00C83829">
              <w:rPr>
                <w:rFonts w:ascii="Times New Roman" w:hAnsi="Times New Roman" w:cs="Times New Roman"/>
                <w:szCs w:val="24"/>
              </w:rPr>
              <w:t>AirQC</w:t>
            </w:r>
            <w:r w:rsidR="00EB5BD8" w:rsidRPr="00C83829">
              <w:rPr>
                <w:rFonts w:ascii="Times New Roman" w:hAnsi="Times New Roman" w:cs="Times New Roman"/>
                <w:szCs w:val="24"/>
              </w:rPr>
              <w:t xml:space="preserve"> </w:t>
            </w:r>
            <w:r w:rsidR="00F217A2" w:rsidRPr="00C83829">
              <w:rPr>
                <w:rFonts w:ascii="Times New Roman" w:hAnsi="Times New Roman" w:cs="Times New Roman"/>
                <w:szCs w:val="24"/>
              </w:rPr>
              <w:t xml:space="preserve">actively contributed </w:t>
            </w:r>
            <w:r w:rsidR="00EB5BD8" w:rsidRPr="00C83829">
              <w:rPr>
                <w:rFonts w:ascii="Times New Roman" w:hAnsi="Times New Roman" w:cs="Times New Roman"/>
                <w:szCs w:val="24"/>
              </w:rPr>
              <w:t>to the</w:t>
            </w:r>
            <w:r w:rsidR="00762D65" w:rsidRPr="00C83829">
              <w:rPr>
                <w:rFonts w:ascii="Times New Roman" w:hAnsi="Times New Roman" w:cs="Times New Roman"/>
                <w:szCs w:val="24"/>
              </w:rPr>
              <w:t xml:space="preserve"> regional report </w:t>
            </w:r>
            <w:r w:rsidR="00EB5BD8" w:rsidRPr="00C83829">
              <w:rPr>
                <w:rFonts w:ascii="Times New Roman" w:hAnsi="Times New Roman" w:cs="Times New Roman"/>
                <w:szCs w:val="24"/>
              </w:rPr>
              <w:t xml:space="preserve">which </w:t>
            </w:r>
            <w:r w:rsidR="00762D65" w:rsidRPr="00C83829">
              <w:rPr>
                <w:rFonts w:ascii="Times New Roman" w:hAnsi="Times New Roman" w:cs="Times New Roman"/>
                <w:szCs w:val="24"/>
              </w:rPr>
              <w:t xml:space="preserve">includes </w:t>
            </w:r>
            <w:r w:rsidRPr="00C83829">
              <w:rPr>
                <w:rFonts w:ascii="Times New Roman" w:hAnsi="Times New Roman" w:cs="Times New Roman"/>
                <w:szCs w:val="24"/>
              </w:rPr>
              <w:t>four case studies in Southeast Asia, i.e., Indonesia, the Philippines, Thailand, and Vietnam</w:t>
            </w:r>
          </w:p>
        </w:tc>
      </w:tr>
      <w:tr w:rsidR="00F217A2" w:rsidRPr="00C83829" w14:paraId="5A27114E" w14:textId="77777777" w:rsidTr="005C5876">
        <w:tc>
          <w:tcPr>
            <w:tcW w:w="2695" w:type="dxa"/>
          </w:tcPr>
          <w:p w14:paraId="2B4FF840" w14:textId="77777777" w:rsidR="00F217A2" w:rsidRPr="00C83829" w:rsidRDefault="00F217A2" w:rsidP="00C83829">
            <w:pPr>
              <w:rPr>
                <w:rFonts w:ascii="Times New Roman" w:hAnsi="Times New Roman" w:cs="Times New Roman"/>
                <w:szCs w:val="24"/>
                <w:highlight w:val="green"/>
              </w:rPr>
            </w:pPr>
            <w:r w:rsidRPr="00C83829">
              <w:rPr>
                <w:rFonts w:ascii="Times New Roman" w:hAnsi="Times New Roman" w:cs="Times New Roman"/>
                <w:szCs w:val="24"/>
                <w:highlight w:val="green"/>
              </w:rPr>
              <w:t>Photo</w:t>
            </w:r>
          </w:p>
        </w:tc>
        <w:tc>
          <w:tcPr>
            <w:tcW w:w="6655" w:type="dxa"/>
          </w:tcPr>
          <w:p w14:paraId="6EE76C1E" w14:textId="77777777" w:rsidR="00F217A2" w:rsidRPr="00C83829" w:rsidRDefault="00762D65" w:rsidP="00C83829">
            <w:pPr>
              <w:tabs>
                <w:tab w:val="left" w:pos="1290"/>
              </w:tabs>
              <w:rPr>
                <w:rFonts w:ascii="Times New Roman" w:hAnsi="Times New Roman" w:cs="Times New Roman"/>
                <w:szCs w:val="24"/>
                <w:highlight w:val="green"/>
              </w:rPr>
            </w:pPr>
            <w:r w:rsidRPr="00C83829">
              <w:rPr>
                <w:rFonts w:ascii="Times New Roman" w:hAnsi="Times New Roman" w:cs="Times New Roman"/>
                <w:noProof/>
                <w:szCs w:val="24"/>
              </w:rPr>
              <w:drawing>
                <wp:inline distT="0" distB="0" distL="0" distR="0" wp14:anchorId="45DA814F" wp14:editId="65715944">
                  <wp:extent cx="2130842" cy="1420106"/>
                  <wp:effectExtent l="0" t="0" r="3175" b="8890"/>
                  <wp:docPr id="119307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31349" cy="1420444"/>
                          </a:xfrm>
                          <a:prstGeom prst="rect">
                            <a:avLst/>
                          </a:prstGeom>
                          <a:noFill/>
                          <a:ln>
                            <a:noFill/>
                          </a:ln>
                        </pic:spPr>
                      </pic:pic>
                    </a:graphicData>
                  </a:graphic>
                </wp:inline>
              </w:drawing>
            </w:r>
          </w:p>
          <w:p w14:paraId="35F3844B" w14:textId="18024EBA" w:rsidR="00762D65" w:rsidRPr="00C83829" w:rsidRDefault="00762D65" w:rsidP="00C83829">
            <w:pPr>
              <w:tabs>
                <w:tab w:val="left" w:pos="1290"/>
              </w:tabs>
              <w:rPr>
                <w:rFonts w:ascii="Times New Roman" w:hAnsi="Times New Roman" w:cs="Times New Roman"/>
                <w:szCs w:val="24"/>
                <w:highlight w:val="green"/>
              </w:rPr>
            </w:pPr>
            <w:r w:rsidRPr="00C83829">
              <w:rPr>
                <w:rFonts w:ascii="Times New Roman" w:hAnsi="Times New Roman" w:cs="Times New Roman"/>
                <w:noProof/>
                <w:szCs w:val="24"/>
              </w:rPr>
              <w:drawing>
                <wp:inline distT="0" distB="0" distL="0" distR="0" wp14:anchorId="263B2DD3" wp14:editId="27E709D8">
                  <wp:extent cx="2136961" cy="1424184"/>
                  <wp:effectExtent l="0" t="0" r="0" b="5080"/>
                  <wp:docPr id="126612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37703" cy="1424679"/>
                          </a:xfrm>
                          <a:prstGeom prst="rect">
                            <a:avLst/>
                          </a:prstGeom>
                          <a:noFill/>
                          <a:ln>
                            <a:noFill/>
                          </a:ln>
                        </pic:spPr>
                      </pic:pic>
                    </a:graphicData>
                  </a:graphic>
                </wp:inline>
              </w:drawing>
            </w:r>
          </w:p>
        </w:tc>
      </w:tr>
    </w:tbl>
    <w:p w14:paraId="7EF4A63A" w14:textId="77777777" w:rsidR="00F217A2" w:rsidRPr="00C83829" w:rsidRDefault="00F217A2" w:rsidP="00C83829">
      <w:pPr>
        <w:spacing w:after="0" w:line="240" w:lineRule="auto"/>
        <w:rPr>
          <w:rFonts w:ascii="Times New Roman" w:hAnsi="Times New Roman" w:cs="Times New Roman"/>
          <w:szCs w:val="24"/>
        </w:rPr>
      </w:pPr>
    </w:p>
    <w:tbl>
      <w:tblPr>
        <w:tblStyle w:val="TableGrid"/>
        <w:tblW w:w="0" w:type="auto"/>
        <w:tblLook w:val="04A0" w:firstRow="1" w:lastRow="0" w:firstColumn="1" w:lastColumn="0" w:noHBand="0" w:noVBand="1"/>
      </w:tblPr>
      <w:tblGrid>
        <w:gridCol w:w="2489"/>
        <w:gridCol w:w="6527"/>
      </w:tblGrid>
      <w:tr w:rsidR="00F217A2" w:rsidRPr="00C83829" w14:paraId="191E0C28" w14:textId="77777777" w:rsidTr="005C5876">
        <w:tc>
          <w:tcPr>
            <w:tcW w:w="2695" w:type="dxa"/>
          </w:tcPr>
          <w:p w14:paraId="1F719CAA" w14:textId="77777777" w:rsidR="00F217A2" w:rsidRPr="00C83829" w:rsidRDefault="00F217A2" w:rsidP="00C83829">
            <w:pPr>
              <w:rPr>
                <w:rFonts w:ascii="Times New Roman" w:hAnsi="Times New Roman" w:cs="Times New Roman"/>
                <w:szCs w:val="24"/>
              </w:rPr>
            </w:pPr>
            <w:r w:rsidRPr="00C83829">
              <w:rPr>
                <w:rFonts w:ascii="Times New Roman" w:hAnsi="Times New Roman" w:cs="Times New Roman"/>
                <w:szCs w:val="24"/>
              </w:rPr>
              <w:t>Date</w:t>
            </w:r>
          </w:p>
        </w:tc>
        <w:tc>
          <w:tcPr>
            <w:tcW w:w="6655" w:type="dxa"/>
          </w:tcPr>
          <w:p w14:paraId="6493E751" w14:textId="77777777" w:rsidR="00F217A2" w:rsidRPr="00C83829" w:rsidRDefault="00F217A2" w:rsidP="00C83829">
            <w:pPr>
              <w:rPr>
                <w:rFonts w:ascii="Times New Roman" w:hAnsi="Times New Roman" w:cs="Times New Roman"/>
                <w:szCs w:val="24"/>
              </w:rPr>
            </w:pPr>
            <w:r w:rsidRPr="00C83829">
              <w:rPr>
                <w:rFonts w:ascii="Times New Roman" w:hAnsi="Times New Roman" w:cs="Times New Roman"/>
                <w:szCs w:val="24"/>
              </w:rPr>
              <w:t>26 June 2025</w:t>
            </w:r>
          </w:p>
        </w:tc>
      </w:tr>
      <w:tr w:rsidR="00F217A2" w:rsidRPr="00C83829" w14:paraId="7D0DF60D" w14:textId="77777777" w:rsidTr="005C5876">
        <w:tc>
          <w:tcPr>
            <w:tcW w:w="2695" w:type="dxa"/>
          </w:tcPr>
          <w:p w14:paraId="30C52C6E" w14:textId="77777777" w:rsidR="00F217A2" w:rsidRPr="00C83829" w:rsidRDefault="00F217A2" w:rsidP="00C83829">
            <w:pPr>
              <w:rPr>
                <w:rFonts w:ascii="Times New Roman" w:hAnsi="Times New Roman" w:cs="Times New Roman"/>
                <w:szCs w:val="24"/>
              </w:rPr>
            </w:pPr>
            <w:r w:rsidRPr="00C83829">
              <w:rPr>
                <w:rFonts w:ascii="Times New Roman" w:hAnsi="Times New Roman" w:cs="Times New Roman"/>
                <w:szCs w:val="24"/>
              </w:rPr>
              <w:t>Title</w:t>
            </w:r>
          </w:p>
        </w:tc>
        <w:tc>
          <w:tcPr>
            <w:tcW w:w="6655" w:type="dxa"/>
          </w:tcPr>
          <w:p w14:paraId="17463FE5" w14:textId="4C6F3D99" w:rsidR="00F217A2" w:rsidRPr="00C83829" w:rsidRDefault="00F217A2" w:rsidP="00C83829">
            <w:pPr>
              <w:rPr>
                <w:rFonts w:ascii="Times New Roman" w:hAnsi="Times New Roman" w:cs="Times New Roman"/>
                <w:b/>
                <w:bCs/>
                <w:szCs w:val="24"/>
              </w:rPr>
            </w:pPr>
            <w:r w:rsidRPr="00C83829">
              <w:rPr>
                <w:rFonts w:ascii="Times New Roman" w:hAnsi="Times New Roman" w:cs="Times New Roman"/>
                <w:b/>
                <w:bCs/>
                <w:szCs w:val="24"/>
              </w:rPr>
              <w:t>Regional Policy Dialogue Workshop in Vientiane, Lao</w:t>
            </w:r>
            <w:r w:rsidR="00762D65" w:rsidRPr="00C83829">
              <w:rPr>
                <w:rFonts w:ascii="Times New Roman" w:hAnsi="Times New Roman" w:cs="Times New Roman"/>
                <w:b/>
                <w:bCs/>
                <w:szCs w:val="24"/>
              </w:rPr>
              <w:t xml:space="preserve"> PDR</w:t>
            </w:r>
          </w:p>
        </w:tc>
      </w:tr>
      <w:tr w:rsidR="00F217A2" w:rsidRPr="00C83829" w14:paraId="13A3409E" w14:textId="77777777" w:rsidTr="005C5876">
        <w:tc>
          <w:tcPr>
            <w:tcW w:w="2695" w:type="dxa"/>
          </w:tcPr>
          <w:p w14:paraId="1BA543F7" w14:textId="77777777" w:rsidR="00F217A2" w:rsidRPr="00C83829" w:rsidRDefault="00F217A2" w:rsidP="00C83829">
            <w:pPr>
              <w:rPr>
                <w:rFonts w:ascii="Times New Roman" w:hAnsi="Times New Roman" w:cs="Times New Roman"/>
                <w:szCs w:val="24"/>
              </w:rPr>
            </w:pPr>
            <w:r w:rsidRPr="00C83829">
              <w:rPr>
                <w:rFonts w:ascii="Times New Roman" w:hAnsi="Times New Roman" w:cs="Times New Roman"/>
                <w:szCs w:val="24"/>
              </w:rPr>
              <w:t>paragraph</w:t>
            </w:r>
          </w:p>
        </w:tc>
        <w:tc>
          <w:tcPr>
            <w:tcW w:w="6655" w:type="dxa"/>
          </w:tcPr>
          <w:p w14:paraId="64126005" w14:textId="4BDD6191" w:rsidR="0050584B" w:rsidRPr="00C83829" w:rsidRDefault="00762D65" w:rsidP="00C83829">
            <w:pPr>
              <w:rPr>
                <w:rFonts w:ascii="Times New Roman" w:hAnsi="Times New Roman" w:cs="Times New Roman"/>
                <w:szCs w:val="24"/>
              </w:rPr>
            </w:pPr>
            <w:r w:rsidRPr="00C83829">
              <w:rPr>
                <w:rFonts w:ascii="Times New Roman" w:hAnsi="Times New Roman" w:cs="Times New Roman"/>
                <w:szCs w:val="24"/>
              </w:rPr>
              <w:t>On 26</w:t>
            </w:r>
            <w:r w:rsidRPr="00C83829">
              <w:rPr>
                <w:rFonts w:ascii="Times New Roman" w:hAnsi="Times New Roman" w:cs="Times New Roman"/>
                <w:szCs w:val="24"/>
                <w:vertAlign w:val="superscript"/>
              </w:rPr>
              <w:t>th</w:t>
            </w:r>
            <w:r w:rsidRPr="00C83829">
              <w:rPr>
                <w:rFonts w:ascii="Times New Roman" w:hAnsi="Times New Roman" w:cs="Times New Roman"/>
                <w:szCs w:val="24"/>
              </w:rPr>
              <w:t xml:space="preserve"> June 2025, Prof. Kim Oanh and Dr. Lai Nguyen Huy, </w:t>
            </w:r>
            <w:r w:rsidR="00F96238" w:rsidRPr="00C83829">
              <w:rPr>
                <w:rFonts w:ascii="Times New Roman" w:hAnsi="Times New Roman" w:cs="Times New Roman"/>
                <w:szCs w:val="24"/>
              </w:rPr>
              <w:t xml:space="preserve">representatives of AirQC </w:t>
            </w:r>
            <w:r w:rsidR="00F217A2" w:rsidRPr="00C83829">
              <w:rPr>
                <w:rFonts w:ascii="Times New Roman" w:hAnsi="Times New Roman" w:cs="Times New Roman"/>
                <w:szCs w:val="24"/>
              </w:rPr>
              <w:t xml:space="preserve">participated in </w:t>
            </w:r>
            <w:r w:rsidR="00F96238" w:rsidRPr="00C83829">
              <w:rPr>
                <w:rFonts w:ascii="Times New Roman" w:hAnsi="Times New Roman" w:cs="Times New Roman"/>
                <w:szCs w:val="24"/>
              </w:rPr>
              <w:t>the</w:t>
            </w:r>
            <w:r w:rsidR="00F217A2" w:rsidRPr="00C83829">
              <w:rPr>
                <w:rFonts w:ascii="Times New Roman" w:hAnsi="Times New Roman" w:cs="Times New Roman"/>
                <w:szCs w:val="24"/>
              </w:rPr>
              <w:t xml:space="preserve"> high-level regional policy dialogue in Vientiane, </w:t>
            </w:r>
            <w:r w:rsidRPr="00C83829">
              <w:rPr>
                <w:rFonts w:ascii="Times New Roman" w:hAnsi="Times New Roman" w:cs="Times New Roman"/>
                <w:szCs w:val="24"/>
              </w:rPr>
              <w:t xml:space="preserve">Lao PDR, which was </w:t>
            </w:r>
            <w:r w:rsidR="00F217A2" w:rsidRPr="00C83829">
              <w:rPr>
                <w:rFonts w:ascii="Times New Roman" w:hAnsi="Times New Roman" w:cs="Times New Roman"/>
                <w:szCs w:val="24"/>
              </w:rPr>
              <w:t>co-hosted by the University of Canberra</w:t>
            </w:r>
            <w:r w:rsidRPr="00C83829">
              <w:rPr>
                <w:rFonts w:ascii="Times New Roman" w:hAnsi="Times New Roman" w:cs="Times New Roman"/>
                <w:szCs w:val="24"/>
              </w:rPr>
              <w:t xml:space="preserve"> (Australia)</w:t>
            </w:r>
            <w:r w:rsidR="00F217A2" w:rsidRPr="00C83829">
              <w:rPr>
                <w:rFonts w:ascii="Times New Roman" w:hAnsi="Times New Roman" w:cs="Times New Roman"/>
                <w:szCs w:val="24"/>
              </w:rPr>
              <w:t xml:space="preserve">, </w:t>
            </w:r>
            <w:commentRangeStart w:id="1"/>
            <w:commentRangeStart w:id="2"/>
            <w:r w:rsidR="00F217A2" w:rsidRPr="00C83829">
              <w:rPr>
                <w:rFonts w:ascii="Times New Roman" w:hAnsi="Times New Roman" w:cs="Times New Roman"/>
                <w:szCs w:val="24"/>
              </w:rPr>
              <w:t>N</w:t>
            </w:r>
            <w:r w:rsidRPr="00C83829">
              <w:rPr>
                <w:rFonts w:ascii="Times New Roman" w:hAnsi="Times New Roman" w:cs="Times New Roman"/>
                <w:szCs w:val="24"/>
              </w:rPr>
              <w:t>ational University of Laos</w:t>
            </w:r>
            <w:commentRangeEnd w:id="1"/>
            <w:r w:rsidR="00C01347" w:rsidRPr="00C83829">
              <w:rPr>
                <w:rStyle w:val="CommentReference"/>
                <w:rFonts w:ascii="Times New Roman" w:hAnsi="Times New Roman" w:cs="Times New Roman"/>
                <w:sz w:val="24"/>
                <w:szCs w:val="24"/>
              </w:rPr>
              <w:commentReference w:id="1"/>
            </w:r>
            <w:commentRangeEnd w:id="2"/>
            <w:r w:rsidR="00AF6C7C" w:rsidRPr="00C83829">
              <w:rPr>
                <w:rStyle w:val="CommentReference"/>
                <w:rFonts w:ascii="Times New Roman" w:hAnsi="Times New Roman" w:cs="Times New Roman"/>
                <w:sz w:val="24"/>
                <w:szCs w:val="24"/>
              </w:rPr>
              <w:commentReference w:id="2"/>
            </w:r>
            <w:r w:rsidR="00F217A2" w:rsidRPr="00C83829">
              <w:rPr>
                <w:rFonts w:ascii="Times New Roman" w:hAnsi="Times New Roman" w:cs="Times New Roman"/>
                <w:szCs w:val="24"/>
              </w:rPr>
              <w:t xml:space="preserve">, and the University of Health Sciences Laos. </w:t>
            </w:r>
          </w:p>
          <w:p w14:paraId="38CBB76E" w14:textId="77777777" w:rsidR="0050584B" w:rsidRPr="00C83829" w:rsidRDefault="0050584B" w:rsidP="00C83829">
            <w:pPr>
              <w:rPr>
                <w:rFonts w:ascii="Times New Roman" w:hAnsi="Times New Roman" w:cs="Times New Roman"/>
                <w:szCs w:val="24"/>
              </w:rPr>
            </w:pPr>
          </w:p>
          <w:p w14:paraId="3CC965F8" w14:textId="4BFC4A86" w:rsidR="00F217A2" w:rsidRPr="00C83829" w:rsidRDefault="00F217A2" w:rsidP="00C83829">
            <w:pPr>
              <w:rPr>
                <w:rFonts w:ascii="Times New Roman" w:hAnsi="Times New Roman" w:cs="Times New Roman"/>
                <w:szCs w:val="24"/>
              </w:rPr>
            </w:pPr>
            <w:commentRangeStart w:id="3"/>
            <w:r w:rsidRPr="00C83829">
              <w:rPr>
                <w:rFonts w:ascii="Times New Roman" w:hAnsi="Times New Roman" w:cs="Times New Roman"/>
                <w:szCs w:val="24"/>
              </w:rPr>
              <w:t xml:space="preserve">The workshop brought together over 40 delegates to </w:t>
            </w:r>
            <w:r w:rsidR="00762D65" w:rsidRPr="00C83829">
              <w:rPr>
                <w:rFonts w:ascii="Times New Roman" w:hAnsi="Times New Roman" w:cs="Times New Roman"/>
                <w:szCs w:val="24"/>
              </w:rPr>
              <w:t>introduce two projects</w:t>
            </w:r>
            <w:r w:rsidR="00CC7A37" w:rsidRPr="00C83829">
              <w:rPr>
                <w:rFonts w:ascii="Times New Roman" w:hAnsi="Times New Roman" w:cs="Times New Roman"/>
                <w:szCs w:val="24"/>
              </w:rPr>
              <w:t xml:space="preserve"> </w:t>
            </w:r>
            <w:r w:rsidR="00EB5BD8" w:rsidRPr="00C83829">
              <w:rPr>
                <w:rFonts w:ascii="Times New Roman" w:hAnsi="Times New Roman" w:cs="Times New Roman"/>
                <w:szCs w:val="24"/>
              </w:rPr>
              <w:t xml:space="preserve">for which </w:t>
            </w:r>
            <w:r w:rsidR="00CC7A37" w:rsidRPr="00C83829">
              <w:rPr>
                <w:rFonts w:ascii="Times New Roman" w:hAnsi="Times New Roman" w:cs="Times New Roman"/>
                <w:szCs w:val="24"/>
              </w:rPr>
              <w:t xml:space="preserve">the </w:t>
            </w:r>
            <w:r w:rsidR="00897ACB" w:rsidRPr="00C83829">
              <w:rPr>
                <w:rFonts w:ascii="Times New Roman" w:hAnsi="Times New Roman" w:cs="Times New Roman"/>
                <w:szCs w:val="24"/>
              </w:rPr>
              <w:t>AirQC</w:t>
            </w:r>
            <w:r w:rsidR="00CC7A37" w:rsidRPr="00C83829">
              <w:rPr>
                <w:rFonts w:ascii="Times New Roman" w:hAnsi="Times New Roman" w:cs="Times New Roman"/>
                <w:szCs w:val="24"/>
              </w:rPr>
              <w:t xml:space="preserve"> </w:t>
            </w:r>
            <w:r w:rsidR="00EB5BD8" w:rsidRPr="00C83829">
              <w:rPr>
                <w:rFonts w:ascii="Times New Roman" w:hAnsi="Times New Roman" w:cs="Times New Roman"/>
                <w:szCs w:val="24"/>
              </w:rPr>
              <w:t>is</w:t>
            </w:r>
            <w:r w:rsidR="00CC7A37" w:rsidRPr="00C83829">
              <w:rPr>
                <w:rFonts w:ascii="Times New Roman" w:hAnsi="Times New Roman" w:cs="Times New Roman"/>
                <w:szCs w:val="24"/>
              </w:rPr>
              <w:t xml:space="preserve"> the key partner:</w:t>
            </w:r>
            <w:r w:rsidR="00762D65" w:rsidRPr="00C83829">
              <w:rPr>
                <w:rFonts w:ascii="Times New Roman" w:hAnsi="Times New Roman" w:cs="Times New Roman"/>
                <w:szCs w:val="24"/>
              </w:rPr>
              <w:t xml:space="preserve"> </w:t>
            </w:r>
            <w:r w:rsidR="00CC7A37" w:rsidRPr="00C83829">
              <w:rPr>
                <w:rFonts w:ascii="Times New Roman" w:hAnsi="Times New Roman" w:cs="Times New Roman"/>
                <w:szCs w:val="24"/>
              </w:rPr>
              <w:t>Climate change adaptation to smoke haze for improved child health in Southeast Asia (HEAL-</w:t>
            </w:r>
            <w:commentRangeStart w:id="4"/>
            <w:r w:rsidR="00CC7A37" w:rsidRPr="00C83829">
              <w:rPr>
                <w:rFonts w:ascii="Times New Roman" w:hAnsi="Times New Roman" w:cs="Times New Roman"/>
                <w:szCs w:val="24"/>
              </w:rPr>
              <w:t>HAZE</w:t>
            </w:r>
            <w:commentRangeEnd w:id="4"/>
            <w:r w:rsidR="00983879" w:rsidRPr="00C83829">
              <w:rPr>
                <w:rStyle w:val="CommentReference"/>
                <w:rFonts w:ascii="Times New Roman" w:hAnsi="Times New Roman" w:cs="Times New Roman"/>
                <w:sz w:val="24"/>
                <w:szCs w:val="24"/>
              </w:rPr>
              <w:commentReference w:id="4"/>
            </w:r>
            <w:r w:rsidR="00CC7A37" w:rsidRPr="00C83829">
              <w:rPr>
                <w:rFonts w:ascii="Times New Roman" w:hAnsi="Times New Roman" w:cs="Times New Roman"/>
                <w:szCs w:val="24"/>
              </w:rPr>
              <w:t>)</w:t>
            </w:r>
            <w:r w:rsidR="00762D65" w:rsidRPr="00C83829">
              <w:rPr>
                <w:rFonts w:ascii="Times New Roman" w:hAnsi="Times New Roman" w:cs="Times New Roman"/>
                <w:szCs w:val="24"/>
              </w:rPr>
              <w:t xml:space="preserve"> and</w:t>
            </w:r>
            <w:r w:rsidR="00CC7A37" w:rsidRPr="00C83829">
              <w:rPr>
                <w:rFonts w:ascii="Times New Roman" w:hAnsi="Times New Roman" w:cs="Times New Roman"/>
                <w:szCs w:val="24"/>
              </w:rPr>
              <w:t xml:space="preserve"> Climate Attribution of Wildfire Smoke Impacts on Priority Population Health in Southeast Asia and Australia </w:t>
            </w:r>
            <w:r w:rsidR="00762D65" w:rsidRPr="00C83829">
              <w:rPr>
                <w:rFonts w:ascii="Times New Roman" w:hAnsi="Times New Roman" w:cs="Times New Roman"/>
                <w:szCs w:val="24"/>
              </w:rPr>
              <w:t>(</w:t>
            </w:r>
            <w:commentRangeStart w:id="5"/>
            <w:r w:rsidR="00CC7A37" w:rsidRPr="00C83829">
              <w:rPr>
                <w:rFonts w:ascii="Times New Roman" w:hAnsi="Times New Roman" w:cs="Times New Roman"/>
                <w:szCs w:val="24"/>
              </w:rPr>
              <w:t>CANBREATHE</w:t>
            </w:r>
            <w:commentRangeEnd w:id="5"/>
            <w:r w:rsidR="00983879" w:rsidRPr="00C83829">
              <w:rPr>
                <w:rStyle w:val="CommentReference"/>
                <w:rFonts w:ascii="Times New Roman" w:hAnsi="Times New Roman" w:cs="Times New Roman"/>
                <w:sz w:val="24"/>
                <w:szCs w:val="24"/>
              </w:rPr>
              <w:commentReference w:id="5"/>
            </w:r>
            <w:r w:rsidR="00762D65" w:rsidRPr="00C83829">
              <w:rPr>
                <w:rFonts w:ascii="Times New Roman" w:hAnsi="Times New Roman" w:cs="Times New Roman"/>
                <w:szCs w:val="24"/>
              </w:rPr>
              <w:t>)</w:t>
            </w:r>
            <w:r w:rsidR="00CC7A37" w:rsidRPr="00C83829">
              <w:rPr>
                <w:rFonts w:ascii="Times New Roman" w:hAnsi="Times New Roman" w:cs="Times New Roman"/>
                <w:szCs w:val="24"/>
              </w:rPr>
              <w:t xml:space="preserve">. </w:t>
            </w:r>
            <w:commentRangeEnd w:id="3"/>
            <w:r w:rsidR="0018222E" w:rsidRPr="00C83829">
              <w:rPr>
                <w:rStyle w:val="CommentReference"/>
                <w:rFonts w:ascii="Times New Roman" w:hAnsi="Times New Roman" w:cs="Times New Roman"/>
                <w:sz w:val="24"/>
                <w:szCs w:val="24"/>
              </w:rPr>
              <w:commentReference w:id="3"/>
            </w:r>
          </w:p>
          <w:p w14:paraId="407AC17C" w14:textId="77777777" w:rsidR="003309EF" w:rsidRPr="00C83829" w:rsidRDefault="003309EF" w:rsidP="00C83829">
            <w:pPr>
              <w:rPr>
                <w:rFonts w:ascii="Times New Roman" w:hAnsi="Times New Roman" w:cs="Times New Roman"/>
                <w:szCs w:val="24"/>
              </w:rPr>
            </w:pPr>
          </w:p>
          <w:p w14:paraId="2E2D1C4B" w14:textId="4468A261" w:rsidR="003309EF" w:rsidRPr="00C83829" w:rsidRDefault="00EB5BD8" w:rsidP="00C83829">
            <w:pPr>
              <w:rPr>
                <w:rFonts w:ascii="Times New Roman" w:hAnsi="Times New Roman" w:cs="Times New Roman"/>
                <w:szCs w:val="24"/>
              </w:rPr>
            </w:pPr>
            <w:r w:rsidRPr="00C83829">
              <w:rPr>
                <w:rFonts w:ascii="Times New Roman" w:hAnsi="Times New Roman" w:cs="Times New Roman"/>
                <w:szCs w:val="24"/>
              </w:rPr>
              <w:lastRenderedPageBreak/>
              <w:t xml:space="preserve">The workshop provided key opportunities to </w:t>
            </w:r>
            <w:r w:rsidR="003309EF" w:rsidRPr="00C83829">
              <w:rPr>
                <w:rFonts w:ascii="Times New Roman" w:hAnsi="Times New Roman" w:cs="Times New Roman"/>
                <w:szCs w:val="24"/>
              </w:rPr>
              <w:t>understand the social, political and economic barriers to mitigation</w:t>
            </w:r>
            <w:r w:rsidRPr="00C83829">
              <w:rPr>
                <w:rFonts w:ascii="Times New Roman" w:hAnsi="Times New Roman" w:cs="Times New Roman"/>
                <w:szCs w:val="24"/>
              </w:rPr>
              <w:t xml:space="preserve"> which </w:t>
            </w:r>
            <w:r w:rsidR="00AF6C7C" w:rsidRPr="00C83829">
              <w:rPr>
                <w:rFonts w:ascii="Times New Roman" w:hAnsi="Times New Roman" w:cs="Times New Roman"/>
                <w:szCs w:val="24"/>
              </w:rPr>
              <w:t>empowered</w:t>
            </w:r>
            <w:r w:rsidRPr="00C83829">
              <w:rPr>
                <w:rFonts w:ascii="Times New Roman" w:hAnsi="Times New Roman" w:cs="Times New Roman"/>
                <w:szCs w:val="24"/>
              </w:rPr>
              <w:t xml:space="preserve"> the health sector to deal with smoke-haze from biomass open burning</w:t>
            </w:r>
            <w:r w:rsidR="003309EF" w:rsidRPr="00C83829">
              <w:rPr>
                <w:rFonts w:ascii="Times New Roman" w:hAnsi="Times New Roman" w:cs="Times New Roman"/>
                <w:szCs w:val="24"/>
              </w:rPr>
              <w:t>.</w:t>
            </w:r>
          </w:p>
        </w:tc>
      </w:tr>
      <w:tr w:rsidR="00F217A2" w:rsidRPr="00C83829" w14:paraId="2B126457" w14:textId="77777777" w:rsidTr="005C5876">
        <w:tc>
          <w:tcPr>
            <w:tcW w:w="2695" w:type="dxa"/>
          </w:tcPr>
          <w:p w14:paraId="78F298EE" w14:textId="77777777" w:rsidR="00F217A2" w:rsidRPr="00C83829" w:rsidRDefault="00F217A2" w:rsidP="00C83829">
            <w:pPr>
              <w:rPr>
                <w:rFonts w:ascii="Times New Roman" w:hAnsi="Times New Roman" w:cs="Times New Roman"/>
                <w:szCs w:val="24"/>
              </w:rPr>
            </w:pPr>
            <w:r w:rsidRPr="00C83829">
              <w:rPr>
                <w:rFonts w:ascii="Times New Roman" w:hAnsi="Times New Roman" w:cs="Times New Roman"/>
                <w:szCs w:val="24"/>
              </w:rPr>
              <w:t>Photo</w:t>
            </w:r>
          </w:p>
        </w:tc>
        <w:tc>
          <w:tcPr>
            <w:tcW w:w="6655" w:type="dxa"/>
          </w:tcPr>
          <w:p w14:paraId="1170F091" w14:textId="77777777" w:rsidR="003309EF" w:rsidRPr="00C83829" w:rsidRDefault="003309EF" w:rsidP="00C83829">
            <w:pPr>
              <w:tabs>
                <w:tab w:val="left" w:pos="1290"/>
              </w:tabs>
              <w:rPr>
                <w:rFonts w:ascii="Times New Roman" w:hAnsi="Times New Roman" w:cs="Times New Roman"/>
                <w:szCs w:val="24"/>
              </w:rPr>
            </w:pPr>
          </w:p>
          <w:p w14:paraId="0DE1D0C2" w14:textId="59DCF7D8" w:rsidR="00F217A2" w:rsidRPr="00C83829" w:rsidRDefault="003309EF" w:rsidP="00C83829">
            <w:pPr>
              <w:tabs>
                <w:tab w:val="left" w:pos="1290"/>
              </w:tabs>
              <w:rPr>
                <w:rFonts w:ascii="Times New Roman" w:hAnsi="Times New Roman" w:cs="Times New Roman"/>
                <w:szCs w:val="24"/>
              </w:rPr>
            </w:pPr>
            <w:r w:rsidRPr="00C83829">
              <w:rPr>
                <w:rFonts w:ascii="Times New Roman" w:hAnsi="Times New Roman" w:cs="Times New Roman"/>
                <w:noProof/>
                <w:szCs w:val="24"/>
              </w:rPr>
              <w:drawing>
                <wp:inline distT="0" distB="0" distL="0" distR="0" wp14:anchorId="3E6917A8" wp14:editId="50C155E6">
                  <wp:extent cx="3326004" cy="1870522"/>
                  <wp:effectExtent l="0" t="0" r="8255" b="0"/>
                  <wp:docPr id="10137241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26004" cy="1870522"/>
                          </a:xfrm>
                          <a:prstGeom prst="rect">
                            <a:avLst/>
                          </a:prstGeom>
                          <a:noFill/>
                          <a:ln>
                            <a:noFill/>
                          </a:ln>
                        </pic:spPr>
                      </pic:pic>
                    </a:graphicData>
                  </a:graphic>
                </wp:inline>
              </w:drawing>
            </w:r>
            <w:r w:rsidR="00F217A2" w:rsidRPr="00C83829">
              <w:rPr>
                <w:rFonts w:ascii="Times New Roman" w:hAnsi="Times New Roman" w:cs="Times New Roman"/>
                <w:noProof/>
                <w:szCs w:val="24"/>
              </w:rPr>
              <w:drawing>
                <wp:anchor distT="0" distB="0" distL="114300" distR="114300" simplePos="0" relativeHeight="251692032" behindDoc="1" locked="0" layoutInCell="1" allowOverlap="1" wp14:anchorId="7BA02A7B" wp14:editId="4A8A9875">
                  <wp:simplePos x="0" y="0"/>
                  <wp:positionH relativeFrom="column">
                    <wp:posOffset>-3175</wp:posOffset>
                  </wp:positionH>
                  <wp:positionV relativeFrom="paragraph">
                    <wp:posOffset>198120</wp:posOffset>
                  </wp:positionV>
                  <wp:extent cx="3456940" cy="2116455"/>
                  <wp:effectExtent l="19050" t="19050" r="10160" b="17145"/>
                  <wp:wrapTight wrapText="bothSides">
                    <wp:wrapPolygon edited="0">
                      <wp:start x="-119" y="-194"/>
                      <wp:lineTo x="-119" y="21581"/>
                      <wp:lineTo x="21544" y="21581"/>
                      <wp:lineTo x="21544" y="-194"/>
                      <wp:lineTo x="-119" y="-194"/>
                    </wp:wrapPolygon>
                  </wp:wrapTight>
                  <wp:docPr id="260728146" name="Picture 1" descr="A group of people standing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28146" name="Picture 1" descr="A group of people standing in a room&#10;&#10;AI-generated content may be incorrect."/>
                          <pic:cNvPicPr/>
                        </pic:nvPicPr>
                        <pic:blipFill rotWithShape="1">
                          <a:blip r:embed="rId15" cstate="print">
                            <a:extLst>
                              <a:ext uri="{28A0092B-C50C-407E-A947-70E740481C1C}">
                                <a14:useLocalDpi xmlns:a14="http://schemas.microsoft.com/office/drawing/2010/main" val="0"/>
                              </a:ext>
                            </a:extLst>
                          </a:blip>
                          <a:srcRect t="18369"/>
                          <a:stretch>
                            <a:fillRect/>
                          </a:stretch>
                        </pic:blipFill>
                        <pic:spPr bwMode="auto">
                          <a:xfrm>
                            <a:off x="0" y="0"/>
                            <a:ext cx="3456940" cy="2116455"/>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p>
        </w:tc>
      </w:tr>
    </w:tbl>
    <w:p w14:paraId="1F8BD973" w14:textId="77777777" w:rsidR="00540C52" w:rsidRPr="00C83829" w:rsidRDefault="00540C52" w:rsidP="00C83829">
      <w:pPr>
        <w:spacing w:after="0" w:line="240" w:lineRule="auto"/>
        <w:rPr>
          <w:rFonts w:ascii="Times New Roman" w:hAnsi="Times New Roman" w:cs="Times New Roman"/>
          <w:b/>
          <w:bCs/>
          <w:szCs w:val="24"/>
        </w:rPr>
      </w:pPr>
    </w:p>
    <w:tbl>
      <w:tblPr>
        <w:tblStyle w:val="TableGrid"/>
        <w:tblW w:w="0" w:type="auto"/>
        <w:tblLook w:val="04A0" w:firstRow="1" w:lastRow="0" w:firstColumn="1" w:lastColumn="0" w:noHBand="0" w:noVBand="1"/>
      </w:tblPr>
      <w:tblGrid>
        <w:gridCol w:w="2497"/>
        <w:gridCol w:w="6519"/>
      </w:tblGrid>
      <w:tr w:rsidR="00540C52" w:rsidRPr="00C83829" w14:paraId="1421FF47" w14:textId="77777777" w:rsidTr="005C5876">
        <w:tc>
          <w:tcPr>
            <w:tcW w:w="2695" w:type="dxa"/>
          </w:tcPr>
          <w:p w14:paraId="76DF4189" w14:textId="77777777" w:rsidR="00540C52" w:rsidRPr="00C83829" w:rsidRDefault="00540C52" w:rsidP="00C83829">
            <w:pPr>
              <w:rPr>
                <w:rFonts w:ascii="Times New Roman" w:hAnsi="Times New Roman" w:cs="Times New Roman"/>
                <w:szCs w:val="24"/>
              </w:rPr>
            </w:pPr>
            <w:r w:rsidRPr="00C83829">
              <w:rPr>
                <w:rFonts w:ascii="Times New Roman" w:hAnsi="Times New Roman" w:cs="Times New Roman"/>
                <w:szCs w:val="24"/>
              </w:rPr>
              <w:t>Date</w:t>
            </w:r>
          </w:p>
        </w:tc>
        <w:tc>
          <w:tcPr>
            <w:tcW w:w="6655" w:type="dxa"/>
          </w:tcPr>
          <w:p w14:paraId="6DE20D38" w14:textId="77777777" w:rsidR="00540C52" w:rsidRPr="00C83829" w:rsidRDefault="00540C52" w:rsidP="00C83829">
            <w:pPr>
              <w:rPr>
                <w:rFonts w:ascii="Times New Roman" w:hAnsi="Times New Roman" w:cs="Times New Roman"/>
                <w:szCs w:val="24"/>
              </w:rPr>
            </w:pPr>
            <w:r w:rsidRPr="00C83829">
              <w:rPr>
                <w:rFonts w:ascii="Times New Roman" w:hAnsi="Times New Roman" w:cs="Times New Roman"/>
                <w:szCs w:val="24"/>
              </w:rPr>
              <w:t>17 June 2025</w:t>
            </w:r>
          </w:p>
        </w:tc>
      </w:tr>
      <w:tr w:rsidR="00540C52" w:rsidRPr="00C83829" w14:paraId="06290776" w14:textId="77777777" w:rsidTr="005C5876">
        <w:tc>
          <w:tcPr>
            <w:tcW w:w="2695" w:type="dxa"/>
          </w:tcPr>
          <w:p w14:paraId="774B09DA" w14:textId="77777777" w:rsidR="00540C52" w:rsidRPr="00C83829" w:rsidRDefault="00540C52" w:rsidP="00C83829">
            <w:pPr>
              <w:rPr>
                <w:rFonts w:ascii="Times New Roman" w:hAnsi="Times New Roman" w:cs="Times New Roman"/>
                <w:szCs w:val="24"/>
              </w:rPr>
            </w:pPr>
            <w:r w:rsidRPr="00C83829">
              <w:rPr>
                <w:rFonts w:ascii="Times New Roman" w:hAnsi="Times New Roman" w:cs="Times New Roman"/>
                <w:szCs w:val="24"/>
              </w:rPr>
              <w:t>Title</w:t>
            </w:r>
          </w:p>
        </w:tc>
        <w:tc>
          <w:tcPr>
            <w:tcW w:w="6655" w:type="dxa"/>
          </w:tcPr>
          <w:p w14:paraId="14C5DFD7" w14:textId="17C8EF2C" w:rsidR="00540C52" w:rsidRPr="00C83829" w:rsidRDefault="00540C52" w:rsidP="00C83829">
            <w:pPr>
              <w:rPr>
                <w:rFonts w:ascii="Times New Roman" w:hAnsi="Times New Roman" w:cs="Times New Roman"/>
                <w:b/>
                <w:bCs/>
                <w:szCs w:val="24"/>
              </w:rPr>
            </w:pPr>
            <w:r w:rsidRPr="00C83829">
              <w:rPr>
                <w:rFonts w:ascii="Times New Roman" w:hAnsi="Times New Roman" w:cs="Times New Roman"/>
                <w:b/>
                <w:bCs/>
                <w:szCs w:val="24"/>
              </w:rPr>
              <w:t>Policy Dialogue Workshop on Tackling the Health Impacts of Haze Pollution in Southeast Asia and Australia</w:t>
            </w:r>
            <w:r w:rsidR="00462B74" w:rsidRPr="00C83829">
              <w:rPr>
                <w:rFonts w:ascii="Times New Roman" w:hAnsi="Times New Roman" w:cs="Times New Roman"/>
                <w:b/>
                <w:bCs/>
                <w:szCs w:val="24"/>
              </w:rPr>
              <w:t xml:space="preserve"> in Bangkok, Thailand</w:t>
            </w:r>
          </w:p>
        </w:tc>
      </w:tr>
      <w:tr w:rsidR="00540C52" w:rsidRPr="00C83829" w14:paraId="57254FE7" w14:textId="77777777" w:rsidTr="005C5876">
        <w:tc>
          <w:tcPr>
            <w:tcW w:w="2695" w:type="dxa"/>
          </w:tcPr>
          <w:p w14:paraId="6F0FF0DD" w14:textId="77777777" w:rsidR="00540C52" w:rsidRPr="00C83829" w:rsidRDefault="00540C52" w:rsidP="00C83829">
            <w:pPr>
              <w:rPr>
                <w:rFonts w:ascii="Times New Roman" w:hAnsi="Times New Roman" w:cs="Times New Roman"/>
                <w:szCs w:val="24"/>
              </w:rPr>
            </w:pPr>
            <w:r w:rsidRPr="00C83829">
              <w:rPr>
                <w:rFonts w:ascii="Times New Roman" w:hAnsi="Times New Roman" w:cs="Times New Roman"/>
                <w:szCs w:val="24"/>
              </w:rPr>
              <w:t>paragraph</w:t>
            </w:r>
          </w:p>
        </w:tc>
        <w:tc>
          <w:tcPr>
            <w:tcW w:w="6655" w:type="dxa"/>
          </w:tcPr>
          <w:p w14:paraId="7A05FD7D" w14:textId="6E903BC0" w:rsidR="00462B74" w:rsidRPr="00C83829" w:rsidRDefault="00F96238" w:rsidP="00C83829">
            <w:pPr>
              <w:rPr>
                <w:rFonts w:ascii="Times New Roman" w:hAnsi="Times New Roman" w:cs="Times New Roman"/>
                <w:szCs w:val="24"/>
              </w:rPr>
            </w:pPr>
            <w:r w:rsidRPr="00C83829">
              <w:rPr>
                <w:rFonts w:ascii="Times New Roman" w:hAnsi="Times New Roman" w:cs="Times New Roman"/>
                <w:szCs w:val="24"/>
              </w:rPr>
              <w:t xml:space="preserve">On </w:t>
            </w:r>
            <w:r w:rsidRPr="00C83829">
              <w:rPr>
                <w:rFonts w:ascii="Times New Roman" w:hAnsi="Times New Roman" w:cs="Times New Roman"/>
                <w:szCs w:val="24"/>
              </w:rPr>
              <w:t>17</w:t>
            </w:r>
            <w:r w:rsidRPr="00C83829">
              <w:rPr>
                <w:rFonts w:ascii="Times New Roman" w:hAnsi="Times New Roman" w:cs="Times New Roman"/>
                <w:szCs w:val="24"/>
                <w:vertAlign w:val="superscript"/>
              </w:rPr>
              <w:t>th</w:t>
            </w:r>
            <w:r w:rsidRPr="00C83829">
              <w:rPr>
                <w:rFonts w:ascii="Times New Roman" w:hAnsi="Times New Roman" w:cs="Times New Roman"/>
                <w:szCs w:val="24"/>
              </w:rPr>
              <w:t xml:space="preserve"> June 2025, Prof. Kim Oanh and Dr. Lai Nguyen Huy, representatives of AirQC </w:t>
            </w:r>
            <w:r w:rsidR="00462B74" w:rsidRPr="00C83829">
              <w:rPr>
                <w:rFonts w:ascii="Times New Roman" w:hAnsi="Times New Roman" w:cs="Times New Roman"/>
                <w:szCs w:val="24"/>
              </w:rPr>
              <w:t>participated in the policy dialogue workshop on “Tackling the Health Impacts of Haze Pollution in Southeast Asia and Australia” held in Bangkok, Thailand</w:t>
            </w:r>
            <w:r w:rsidRPr="00C83829">
              <w:rPr>
                <w:rFonts w:ascii="Times New Roman" w:hAnsi="Times New Roman" w:cs="Times New Roman"/>
                <w:szCs w:val="24"/>
              </w:rPr>
              <w:t xml:space="preserve">. </w:t>
            </w:r>
            <w:r w:rsidRPr="00C83829">
              <w:rPr>
                <w:rFonts w:ascii="Times New Roman" w:hAnsi="Times New Roman" w:cs="Times New Roman"/>
                <w:szCs w:val="24"/>
              </w:rPr>
              <w:t>Policy dialogue is an important work package of HEAL-HAZE and CANBREATHE.</w:t>
            </w:r>
          </w:p>
          <w:p w14:paraId="580F41D5" w14:textId="77777777" w:rsidR="00462B74" w:rsidRPr="00C83829" w:rsidRDefault="00462B74" w:rsidP="00C83829">
            <w:pPr>
              <w:rPr>
                <w:rFonts w:ascii="Times New Roman" w:hAnsi="Times New Roman" w:cs="Times New Roman"/>
                <w:szCs w:val="24"/>
              </w:rPr>
            </w:pPr>
          </w:p>
          <w:p w14:paraId="1FB4B549" w14:textId="5F483C89" w:rsidR="00462B74" w:rsidRPr="00C83829" w:rsidRDefault="00462B74" w:rsidP="00C83829">
            <w:pPr>
              <w:rPr>
                <w:rFonts w:ascii="Times New Roman" w:hAnsi="Times New Roman" w:cs="Times New Roman"/>
                <w:szCs w:val="24"/>
              </w:rPr>
            </w:pPr>
            <w:r w:rsidRPr="00C83829">
              <w:rPr>
                <w:rFonts w:ascii="Times New Roman" w:hAnsi="Times New Roman" w:cs="Times New Roman"/>
                <w:szCs w:val="24"/>
              </w:rPr>
              <w:lastRenderedPageBreak/>
              <w:t>This joint workshop aimed to engage policymakers and other stakeholders to prioritize solutions against haze pollution for affected communities and schools, co-create a platform for policy dialogue and knowledge exchange, and identify opportunities for regional cooperation on tackling the health impacts of air pollution and climate change.</w:t>
            </w:r>
          </w:p>
          <w:p w14:paraId="19C7BF02" w14:textId="77777777" w:rsidR="00462B74" w:rsidRPr="00C83829" w:rsidRDefault="00462B74" w:rsidP="00C83829">
            <w:pPr>
              <w:rPr>
                <w:rFonts w:ascii="Times New Roman" w:hAnsi="Times New Roman" w:cs="Times New Roman"/>
                <w:szCs w:val="24"/>
              </w:rPr>
            </w:pPr>
          </w:p>
          <w:p w14:paraId="51983490" w14:textId="1DA535E4" w:rsidR="00540C52" w:rsidRPr="00C83829" w:rsidRDefault="00540C52" w:rsidP="00C83829">
            <w:pPr>
              <w:rPr>
                <w:rFonts w:ascii="Times New Roman" w:hAnsi="Times New Roman" w:cs="Times New Roman"/>
                <w:szCs w:val="24"/>
              </w:rPr>
            </w:pPr>
            <w:r w:rsidRPr="00C83829">
              <w:rPr>
                <w:rFonts w:ascii="Times New Roman" w:hAnsi="Times New Roman" w:cs="Times New Roman"/>
                <w:szCs w:val="24"/>
              </w:rPr>
              <w:t xml:space="preserve">Prof. Kim Oanh, </w:t>
            </w:r>
            <w:r w:rsidR="00F96238" w:rsidRPr="00C83829">
              <w:rPr>
                <w:rFonts w:ascii="Times New Roman" w:hAnsi="Times New Roman" w:cs="Times New Roman"/>
                <w:szCs w:val="24"/>
              </w:rPr>
              <w:t>Director of AirQC</w:t>
            </w:r>
            <w:r w:rsidRPr="00C83829">
              <w:rPr>
                <w:rFonts w:ascii="Times New Roman" w:hAnsi="Times New Roman" w:cs="Times New Roman"/>
                <w:szCs w:val="24"/>
              </w:rPr>
              <w:t xml:space="preserve">, delivered </w:t>
            </w:r>
            <w:r w:rsidR="00462B74" w:rsidRPr="00C83829">
              <w:rPr>
                <w:rFonts w:ascii="Times New Roman" w:hAnsi="Times New Roman" w:cs="Times New Roman"/>
                <w:szCs w:val="24"/>
              </w:rPr>
              <w:t xml:space="preserve">a </w:t>
            </w:r>
            <w:r w:rsidRPr="00C83829">
              <w:rPr>
                <w:rFonts w:ascii="Times New Roman" w:hAnsi="Times New Roman" w:cs="Times New Roman"/>
                <w:szCs w:val="24"/>
              </w:rPr>
              <w:t>keynote presentation on “Overview of Smoke Haze Pollution from Wildfires and Agricultural Burning in Southeast Asia”</w:t>
            </w:r>
            <w:r w:rsidR="00462B74" w:rsidRPr="00C83829">
              <w:rPr>
                <w:rFonts w:ascii="Times New Roman" w:hAnsi="Times New Roman" w:cs="Times New Roman"/>
                <w:szCs w:val="24"/>
              </w:rPr>
              <w:t xml:space="preserve">. </w:t>
            </w:r>
            <w:r w:rsidR="00DC79F4" w:rsidRPr="00C83829">
              <w:rPr>
                <w:rFonts w:ascii="Times New Roman" w:hAnsi="Times New Roman" w:cs="Times New Roman"/>
                <w:szCs w:val="24"/>
              </w:rPr>
              <w:t xml:space="preserve">The AirQC team actively </w:t>
            </w:r>
            <w:r w:rsidR="00462B74" w:rsidRPr="00C83829">
              <w:rPr>
                <w:rFonts w:ascii="Times New Roman" w:hAnsi="Times New Roman" w:cs="Times New Roman"/>
                <w:szCs w:val="24"/>
              </w:rPr>
              <w:t xml:space="preserve">participated </w:t>
            </w:r>
            <w:r w:rsidR="00DC79F4" w:rsidRPr="00C83829">
              <w:rPr>
                <w:rFonts w:ascii="Times New Roman" w:hAnsi="Times New Roman" w:cs="Times New Roman"/>
                <w:szCs w:val="24"/>
              </w:rPr>
              <w:t xml:space="preserve">in the discussion groups which aimed </w:t>
            </w:r>
            <w:r w:rsidR="003309EF" w:rsidRPr="00C83829">
              <w:rPr>
                <w:rFonts w:ascii="Times New Roman" w:hAnsi="Times New Roman" w:cs="Times New Roman"/>
                <w:szCs w:val="24"/>
              </w:rPr>
              <w:t>systematically map existing interventions and policies; engage multi-sectoral stakeholders to prioritize adaptation solutions; Identify implementation challenges, barriers, and enablers; co-design adaptation interventions tailored to regional needs; Empower health sector to deal with smoke haze; and understand the social, political and economic barriers to mitigation.</w:t>
            </w:r>
          </w:p>
        </w:tc>
      </w:tr>
      <w:tr w:rsidR="00540C52" w:rsidRPr="00C83829" w14:paraId="5949E847" w14:textId="77777777" w:rsidTr="005C5876">
        <w:tc>
          <w:tcPr>
            <w:tcW w:w="2695" w:type="dxa"/>
          </w:tcPr>
          <w:p w14:paraId="4D7737B8" w14:textId="77777777" w:rsidR="00540C52" w:rsidRPr="00C83829" w:rsidRDefault="00540C52" w:rsidP="00C83829">
            <w:pPr>
              <w:rPr>
                <w:rFonts w:ascii="Times New Roman" w:hAnsi="Times New Roman" w:cs="Times New Roman"/>
                <w:szCs w:val="24"/>
              </w:rPr>
            </w:pPr>
            <w:r w:rsidRPr="00C83829">
              <w:rPr>
                <w:rFonts w:ascii="Times New Roman" w:hAnsi="Times New Roman" w:cs="Times New Roman"/>
                <w:szCs w:val="24"/>
              </w:rPr>
              <w:t>Photo</w:t>
            </w:r>
          </w:p>
        </w:tc>
        <w:tc>
          <w:tcPr>
            <w:tcW w:w="6655" w:type="dxa"/>
          </w:tcPr>
          <w:p w14:paraId="71A16FC6" w14:textId="77777777" w:rsidR="00540C52" w:rsidRPr="00C83829" w:rsidRDefault="00540C52" w:rsidP="00C83829">
            <w:pPr>
              <w:tabs>
                <w:tab w:val="left" w:pos="1290"/>
              </w:tabs>
              <w:rPr>
                <w:rFonts w:ascii="Times New Roman" w:hAnsi="Times New Roman" w:cs="Times New Roman"/>
                <w:szCs w:val="24"/>
              </w:rPr>
            </w:pPr>
            <w:r w:rsidRPr="00C83829">
              <w:rPr>
                <w:rFonts w:ascii="Times New Roman" w:hAnsi="Times New Roman" w:cs="Times New Roman"/>
                <w:noProof/>
                <w:szCs w:val="24"/>
              </w:rPr>
              <w:drawing>
                <wp:anchor distT="0" distB="0" distL="114300" distR="114300" simplePos="0" relativeHeight="251700224" behindDoc="1" locked="0" layoutInCell="1" allowOverlap="1" wp14:anchorId="0360D49F" wp14:editId="34C98FA9">
                  <wp:simplePos x="0" y="0"/>
                  <wp:positionH relativeFrom="column">
                    <wp:posOffset>-3175</wp:posOffset>
                  </wp:positionH>
                  <wp:positionV relativeFrom="page">
                    <wp:posOffset>198755</wp:posOffset>
                  </wp:positionV>
                  <wp:extent cx="3390900" cy="2261235"/>
                  <wp:effectExtent l="19050" t="19050" r="19050" b="24765"/>
                  <wp:wrapTight wrapText="bothSides">
                    <wp:wrapPolygon edited="0">
                      <wp:start x="-121" y="-182"/>
                      <wp:lineTo x="-121" y="21655"/>
                      <wp:lineTo x="21600" y="21655"/>
                      <wp:lineTo x="21600" y="-182"/>
                      <wp:lineTo x="-121" y="-182"/>
                    </wp:wrapPolygon>
                  </wp:wrapTight>
                  <wp:docPr id="1602088334" name="Picture 3" descr="A group of people posing for a photo&#10;&#10;AI-generated content may be incorrect.">
                    <a:extLst xmlns:a="http://schemas.openxmlformats.org/drawingml/2006/main">
                      <a:ext uri="{FF2B5EF4-FFF2-40B4-BE49-F238E27FC236}">
                        <a16:creationId xmlns:a16="http://schemas.microsoft.com/office/drawing/2014/main" id="{1B6A3D36-27C1-E4D4-07D4-44120768DF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oup of people posing for a photo&#10;&#10;AI-generated content may be incorrect.">
                            <a:extLst>
                              <a:ext uri="{FF2B5EF4-FFF2-40B4-BE49-F238E27FC236}">
                                <a16:creationId xmlns:a16="http://schemas.microsoft.com/office/drawing/2014/main" id="{1B6A3D36-27C1-E4D4-07D4-44120768DF62}"/>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90900" cy="22612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tc>
      </w:tr>
    </w:tbl>
    <w:p w14:paraId="259162EA" w14:textId="77777777" w:rsidR="00CA6947" w:rsidRPr="00C83829" w:rsidRDefault="00CA6947" w:rsidP="00C83829">
      <w:pPr>
        <w:spacing w:after="0" w:line="240" w:lineRule="auto"/>
        <w:rPr>
          <w:rFonts w:ascii="Times New Roman" w:hAnsi="Times New Roman" w:cs="Times New Roman"/>
          <w:szCs w:val="24"/>
        </w:rPr>
      </w:pPr>
    </w:p>
    <w:tbl>
      <w:tblPr>
        <w:tblStyle w:val="TableGrid"/>
        <w:tblW w:w="0" w:type="auto"/>
        <w:tblLook w:val="04A0" w:firstRow="1" w:lastRow="0" w:firstColumn="1" w:lastColumn="0" w:noHBand="0" w:noVBand="1"/>
      </w:tblPr>
      <w:tblGrid>
        <w:gridCol w:w="2140"/>
        <w:gridCol w:w="6876"/>
      </w:tblGrid>
      <w:tr w:rsidR="00CA6947" w:rsidRPr="00C83829" w14:paraId="3F9D3DA4" w14:textId="77777777" w:rsidTr="00F32D3E">
        <w:tc>
          <w:tcPr>
            <w:tcW w:w="2695" w:type="dxa"/>
          </w:tcPr>
          <w:p w14:paraId="558C8286" w14:textId="77777777" w:rsidR="00CA6947" w:rsidRPr="00C83829" w:rsidRDefault="00CA6947" w:rsidP="00C83829">
            <w:pPr>
              <w:rPr>
                <w:rFonts w:ascii="Times New Roman" w:hAnsi="Times New Roman" w:cs="Times New Roman"/>
                <w:szCs w:val="24"/>
              </w:rPr>
            </w:pPr>
            <w:r w:rsidRPr="00C83829">
              <w:rPr>
                <w:rFonts w:ascii="Times New Roman" w:hAnsi="Times New Roman" w:cs="Times New Roman"/>
                <w:szCs w:val="24"/>
              </w:rPr>
              <w:t>Date</w:t>
            </w:r>
          </w:p>
        </w:tc>
        <w:tc>
          <w:tcPr>
            <w:tcW w:w="6655" w:type="dxa"/>
          </w:tcPr>
          <w:p w14:paraId="0A782E84" w14:textId="03D90C34" w:rsidR="00CA6947" w:rsidRPr="00C83829" w:rsidRDefault="00CA6947" w:rsidP="00C83829">
            <w:pPr>
              <w:rPr>
                <w:rFonts w:ascii="Times New Roman" w:hAnsi="Times New Roman" w:cs="Times New Roman"/>
                <w:szCs w:val="24"/>
              </w:rPr>
            </w:pPr>
            <w:r w:rsidRPr="00C83829">
              <w:rPr>
                <w:rFonts w:ascii="Times New Roman" w:hAnsi="Times New Roman" w:cs="Times New Roman"/>
                <w:szCs w:val="24"/>
              </w:rPr>
              <w:t>23 April, 2025</w:t>
            </w:r>
          </w:p>
        </w:tc>
      </w:tr>
      <w:tr w:rsidR="00CA6947" w:rsidRPr="00C83829" w14:paraId="621E33CC" w14:textId="77777777" w:rsidTr="00F32D3E">
        <w:tc>
          <w:tcPr>
            <w:tcW w:w="2695" w:type="dxa"/>
          </w:tcPr>
          <w:p w14:paraId="0E52A58E" w14:textId="77777777" w:rsidR="00CA6947" w:rsidRPr="00C83829" w:rsidRDefault="00CA6947" w:rsidP="00C83829">
            <w:pPr>
              <w:rPr>
                <w:rFonts w:ascii="Times New Roman" w:hAnsi="Times New Roman" w:cs="Times New Roman"/>
                <w:szCs w:val="24"/>
              </w:rPr>
            </w:pPr>
            <w:r w:rsidRPr="00C83829">
              <w:rPr>
                <w:rFonts w:ascii="Times New Roman" w:hAnsi="Times New Roman" w:cs="Times New Roman"/>
                <w:szCs w:val="24"/>
              </w:rPr>
              <w:t>Title</w:t>
            </w:r>
          </w:p>
        </w:tc>
        <w:tc>
          <w:tcPr>
            <w:tcW w:w="6655" w:type="dxa"/>
          </w:tcPr>
          <w:p w14:paraId="13A5FE6C" w14:textId="5DED5953" w:rsidR="00CA6947" w:rsidRPr="00C83829" w:rsidRDefault="00CA6947" w:rsidP="00C83829">
            <w:pPr>
              <w:rPr>
                <w:rFonts w:ascii="Times New Roman" w:hAnsi="Times New Roman" w:cs="Times New Roman"/>
                <w:b/>
                <w:bCs/>
                <w:szCs w:val="24"/>
              </w:rPr>
            </w:pPr>
            <w:r w:rsidRPr="00C83829">
              <w:rPr>
                <w:rFonts w:ascii="Times New Roman" w:hAnsi="Times New Roman" w:cs="Times New Roman"/>
                <w:b/>
                <w:bCs/>
                <w:szCs w:val="24"/>
              </w:rPr>
              <w:t>Training Workshop on “Science-Based Tools for Air Quality Management”, Hanoi, Vietnam</w:t>
            </w:r>
            <w:r w:rsidR="00F06A6F" w:rsidRPr="00C83829">
              <w:rPr>
                <w:rFonts w:ascii="Times New Roman" w:hAnsi="Times New Roman" w:cs="Times New Roman"/>
                <w:b/>
                <w:bCs/>
                <w:szCs w:val="24"/>
              </w:rPr>
              <w:t>, 23</w:t>
            </w:r>
            <w:r w:rsidR="00F06A6F" w:rsidRPr="00C83829">
              <w:rPr>
                <w:rFonts w:ascii="Times New Roman" w:hAnsi="Times New Roman" w:cs="Times New Roman"/>
                <w:b/>
                <w:bCs/>
                <w:szCs w:val="24"/>
                <w:vertAlign w:val="superscript"/>
              </w:rPr>
              <w:t>rd</w:t>
            </w:r>
            <w:r w:rsidR="00F06A6F" w:rsidRPr="00C83829">
              <w:rPr>
                <w:rFonts w:ascii="Times New Roman" w:hAnsi="Times New Roman" w:cs="Times New Roman"/>
                <w:b/>
                <w:bCs/>
                <w:szCs w:val="24"/>
              </w:rPr>
              <w:t xml:space="preserve"> </w:t>
            </w:r>
            <w:r w:rsidR="00261780" w:rsidRPr="00C83829">
              <w:rPr>
                <w:rFonts w:ascii="Times New Roman" w:hAnsi="Times New Roman" w:cs="Times New Roman"/>
                <w:b/>
                <w:bCs/>
                <w:szCs w:val="24"/>
                <w:highlight w:val="yellow"/>
              </w:rPr>
              <w:t>Apr</w:t>
            </w:r>
            <w:r w:rsidR="00AF6C7C" w:rsidRPr="00C83829">
              <w:rPr>
                <w:rFonts w:ascii="Times New Roman" w:hAnsi="Times New Roman" w:cs="Times New Roman"/>
                <w:b/>
                <w:bCs/>
                <w:szCs w:val="24"/>
              </w:rPr>
              <w:t>il</w:t>
            </w:r>
            <w:r w:rsidR="00261780" w:rsidRPr="00C83829">
              <w:rPr>
                <w:rFonts w:ascii="Times New Roman" w:hAnsi="Times New Roman" w:cs="Times New Roman"/>
                <w:b/>
                <w:bCs/>
                <w:szCs w:val="24"/>
              </w:rPr>
              <w:t xml:space="preserve"> </w:t>
            </w:r>
            <w:r w:rsidR="00F06A6F" w:rsidRPr="00C83829">
              <w:rPr>
                <w:rFonts w:ascii="Times New Roman" w:hAnsi="Times New Roman" w:cs="Times New Roman"/>
                <w:b/>
                <w:bCs/>
                <w:szCs w:val="24"/>
              </w:rPr>
              <w:t>2025</w:t>
            </w:r>
          </w:p>
        </w:tc>
      </w:tr>
      <w:tr w:rsidR="00CA6947" w:rsidRPr="00C83829" w14:paraId="1B09A6F5" w14:textId="77777777" w:rsidTr="00F32D3E">
        <w:tc>
          <w:tcPr>
            <w:tcW w:w="2695" w:type="dxa"/>
          </w:tcPr>
          <w:p w14:paraId="3BB60CA6" w14:textId="77777777" w:rsidR="00CA6947" w:rsidRPr="00C83829" w:rsidRDefault="00CA6947" w:rsidP="00C83829">
            <w:pPr>
              <w:rPr>
                <w:rFonts w:ascii="Times New Roman" w:hAnsi="Times New Roman" w:cs="Times New Roman"/>
                <w:szCs w:val="24"/>
              </w:rPr>
            </w:pPr>
            <w:r w:rsidRPr="00C83829">
              <w:rPr>
                <w:rFonts w:ascii="Times New Roman" w:hAnsi="Times New Roman" w:cs="Times New Roman"/>
                <w:szCs w:val="24"/>
              </w:rPr>
              <w:t>paragraph</w:t>
            </w:r>
          </w:p>
        </w:tc>
        <w:tc>
          <w:tcPr>
            <w:tcW w:w="6655" w:type="dxa"/>
          </w:tcPr>
          <w:p w14:paraId="62255F6F" w14:textId="1DD093EE" w:rsidR="00CB629A" w:rsidRPr="00C83829" w:rsidRDefault="00261780" w:rsidP="00C83829">
            <w:pPr>
              <w:rPr>
                <w:rFonts w:ascii="Times New Roman" w:hAnsi="Times New Roman" w:cs="Times New Roman"/>
                <w:szCs w:val="24"/>
              </w:rPr>
            </w:pPr>
            <w:commentRangeStart w:id="6"/>
            <w:commentRangeEnd w:id="6"/>
            <w:r w:rsidRPr="00C83829">
              <w:rPr>
                <w:rStyle w:val="CommentReference"/>
                <w:rFonts w:ascii="Times New Roman" w:hAnsi="Times New Roman" w:cs="Times New Roman"/>
                <w:sz w:val="24"/>
                <w:szCs w:val="24"/>
              </w:rPr>
              <w:commentReference w:id="6"/>
            </w:r>
            <w:r w:rsidR="00CB629A" w:rsidRPr="00C83829">
              <w:rPr>
                <w:rFonts w:ascii="Times New Roman" w:hAnsi="Times New Roman" w:cs="Times New Roman"/>
                <w:szCs w:val="24"/>
              </w:rPr>
              <w:t xml:space="preserve"> </w:t>
            </w:r>
            <w:r w:rsidR="00CB629A" w:rsidRPr="00C83829">
              <w:rPr>
                <w:rFonts w:ascii="Times New Roman" w:hAnsi="Times New Roman" w:cs="Times New Roman"/>
                <w:szCs w:val="24"/>
              </w:rPr>
              <w:t xml:space="preserve">On 23 April 2025, a Training Workshop on “Science-Based Tools for Air Quality Management” was held at the Green One UN House in Hanoi, Viet Nam. The event was co-organized by Clean Air Asia, the World Health Organization (WHO) Viet Nam, and the United Nations Development </w:t>
            </w:r>
            <w:proofErr w:type="spellStart"/>
            <w:r w:rsidR="00CB629A" w:rsidRPr="00C83829">
              <w:rPr>
                <w:rFonts w:ascii="Times New Roman" w:hAnsi="Times New Roman" w:cs="Times New Roman"/>
                <w:szCs w:val="24"/>
              </w:rPr>
              <w:t>Programme</w:t>
            </w:r>
            <w:proofErr w:type="spellEnd"/>
            <w:r w:rsidR="00CB629A" w:rsidRPr="00C83829">
              <w:rPr>
                <w:rFonts w:ascii="Times New Roman" w:hAnsi="Times New Roman" w:cs="Times New Roman"/>
                <w:szCs w:val="24"/>
              </w:rPr>
              <w:t xml:space="preserve"> (UNDP). The workshop gathered policymakers, researchers, and civil society representatives from across the region to strengthen partnerships and enhance understanding of air pollution challenges and their impacts.</w:t>
            </w:r>
          </w:p>
          <w:p w14:paraId="4ECB20A8" w14:textId="77777777" w:rsidR="00CB629A" w:rsidRPr="00C83829" w:rsidRDefault="00CB629A" w:rsidP="00C83829">
            <w:pPr>
              <w:rPr>
                <w:rFonts w:ascii="Times New Roman" w:hAnsi="Times New Roman" w:cs="Times New Roman"/>
                <w:szCs w:val="24"/>
              </w:rPr>
            </w:pPr>
          </w:p>
          <w:p w14:paraId="61B0A61F" w14:textId="77777777" w:rsidR="00CB629A" w:rsidRPr="00C83829" w:rsidRDefault="00CB629A" w:rsidP="00C83829">
            <w:pPr>
              <w:rPr>
                <w:rFonts w:ascii="Times New Roman" w:hAnsi="Times New Roman" w:cs="Times New Roman"/>
                <w:szCs w:val="24"/>
              </w:rPr>
            </w:pPr>
            <w:r w:rsidRPr="00C83829">
              <w:rPr>
                <w:rFonts w:ascii="Times New Roman" w:hAnsi="Times New Roman" w:cs="Times New Roman"/>
                <w:szCs w:val="24"/>
              </w:rPr>
              <w:t>The workshop aimed to promote regional exchange and support integrated approaches that deliver co-benefits for clean air and decarbonization. Participants explored science-based policymaking through the sharing of best practices, analytical tools, and case studies from Viet Nam, China, and Thailand.</w:t>
            </w:r>
          </w:p>
          <w:p w14:paraId="50E1CBFA" w14:textId="77777777" w:rsidR="00CB629A" w:rsidRPr="00C83829" w:rsidRDefault="00CB629A" w:rsidP="00C83829">
            <w:pPr>
              <w:rPr>
                <w:rFonts w:ascii="Times New Roman" w:hAnsi="Times New Roman" w:cs="Times New Roman"/>
                <w:szCs w:val="24"/>
              </w:rPr>
            </w:pPr>
          </w:p>
          <w:p w14:paraId="4EB2952A" w14:textId="14F09ECA" w:rsidR="00CA6947" w:rsidRPr="00C83829" w:rsidRDefault="00CB629A" w:rsidP="00C83829">
            <w:pPr>
              <w:rPr>
                <w:rFonts w:ascii="Times New Roman" w:hAnsi="Times New Roman" w:cs="Times New Roman"/>
                <w:szCs w:val="24"/>
              </w:rPr>
            </w:pPr>
            <w:r w:rsidRPr="00C83829">
              <w:rPr>
                <w:rFonts w:ascii="Times New Roman" w:hAnsi="Times New Roman" w:cs="Times New Roman"/>
                <w:szCs w:val="24"/>
              </w:rPr>
              <w:t>Prof. Nguyen Thi Kim Oanh, Director of</w:t>
            </w:r>
            <w:r w:rsidRPr="00C83829">
              <w:rPr>
                <w:rFonts w:ascii="Times New Roman" w:hAnsi="Times New Roman" w:cs="Times New Roman"/>
                <w:szCs w:val="24"/>
              </w:rPr>
              <w:t xml:space="preserve"> </w:t>
            </w:r>
            <w:r w:rsidRPr="00C83829">
              <w:rPr>
                <w:rFonts w:ascii="Times New Roman" w:hAnsi="Times New Roman" w:cs="Times New Roman"/>
                <w:szCs w:val="24"/>
              </w:rPr>
              <w:t>AirQC, delivered a lecture on “Air Quality Data for Effective Air Quality Management – Best Practice in Asia and Lessons for Vietnam” during the pre-event training session “Opportunities to Strengthen Air Quality and Its Management in Vietnam.” She shared insights on improving air quality management systems, advancing data-driven policy, and fostering regional cooperation and knowledge exchange.</w:t>
            </w:r>
          </w:p>
          <w:p w14:paraId="1865F8E2" w14:textId="1F818D35" w:rsidR="00CA6947" w:rsidRPr="00C83829" w:rsidRDefault="00CA6947" w:rsidP="00C83829">
            <w:pPr>
              <w:rPr>
                <w:rFonts w:ascii="Times New Roman" w:hAnsi="Times New Roman" w:cs="Times New Roman"/>
                <w:szCs w:val="24"/>
              </w:rPr>
            </w:pPr>
          </w:p>
        </w:tc>
      </w:tr>
      <w:tr w:rsidR="00CA6947" w:rsidRPr="00C83829" w14:paraId="6E737D4B" w14:textId="77777777" w:rsidTr="00F32D3E">
        <w:tc>
          <w:tcPr>
            <w:tcW w:w="2695" w:type="dxa"/>
          </w:tcPr>
          <w:p w14:paraId="5C56C8F6" w14:textId="77777777" w:rsidR="00CA6947" w:rsidRPr="00C83829" w:rsidRDefault="00CA6947" w:rsidP="00C83829">
            <w:pPr>
              <w:rPr>
                <w:rFonts w:ascii="Times New Roman" w:hAnsi="Times New Roman" w:cs="Times New Roman"/>
                <w:szCs w:val="24"/>
              </w:rPr>
            </w:pPr>
            <w:r w:rsidRPr="00C83829">
              <w:rPr>
                <w:rFonts w:ascii="Times New Roman" w:hAnsi="Times New Roman" w:cs="Times New Roman"/>
                <w:szCs w:val="24"/>
              </w:rPr>
              <w:t>Photo</w:t>
            </w:r>
          </w:p>
        </w:tc>
        <w:tc>
          <w:tcPr>
            <w:tcW w:w="6655" w:type="dxa"/>
          </w:tcPr>
          <w:p w14:paraId="08687BE8" w14:textId="77777777" w:rsidR="00CA6947" w:rsidRPr="00C83829" w:rsidRDefault="00CA6947" w:rsidP="00C83829">
            <w:pPr>
              <w:tabs>
                <w:tab w:val="left" w:pos="1290"/>
              </w:tabs>
              <w:rPr>
                <w:rFonts w:ascii="Times New Roman" w:hAnsi="Times New Roman" w:cs="Times New Roman"/>
                <w:szCs w:val="24"/>
              </w:rPr>
            </w:pPr>
            <w:r w:rsidRPr="00C83829">
              <w:rPr>
                <w:rFonts w:ascii="Times New Roman" w:hAnsi="Times New Roman" w:cs="Times New Roman"/>
                <w:noProof/>
                <w:szCs w:val="24"/>
              </w:rPr>
              <w:drawing>
                <wp:inline distT="0" distB="0" distL="0" distR="0" wp14:anchorId="47EB1E63" wp14:editId="21F99F52">
                  <wp:extent cx="3157386" cy="1776367"/>
                  <wp:effectExtent l="0" t="0" r="5080" b="0"/>
                  <wp:docPr id="1556343567" name="Picture 18"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No photo description availabl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57386" cy="1776367"/>
                          </a:xfrm>
                          <a:prstGeom prst="rect">
                            <a:avLst/>
                          </a:prstGeom>
                          <a:noFill/>
                          <a:ln>
                            <a:noFill/>
                          </a:ln>
                        </pic:spPr>
                      </pic:pic>
                    </a:graphicData>
                  </a:graphic>
                </wp:inline>
              </w:drawing>
            </w:r>
          </w:p>
          <w:p w14:paraId="2B663465" w14:textId="16DD2DDF" w:rsidR="00CA6947" w:rsidRPr="00C83829" w:rsidRDefault="00CA6947" w:rsidP="00C83829">
            <w:pPr>
              <w:tabs>
                <w:tab w:val="left" w:pos="1290"/>
              </w:tabs>
              <w:rPr>
                <w:rFonts w:ascii="Times New Roman" w:hAnsi="Times New Roman" w:cs="Times New Roman"/>
                <w:szCs w:val="24"/>
              </w:rPr>
            </w:pPr>
          </w:p>
          <w:p w14:paraId="0AF4DA9D" w14:textId="4DDD9459" w:rsidR="00CA6947" w:rsidRPr="00C83829" w:rsidRDefault="00CB629A" w:rsidP="00C83829">
            <w:pPr>
              <w:tabs>
                <w:tab w:val="left" w:pos="1290"/>
              </w:tabs>
              <w:rPr>
                <w:rFonts w:ascii="Times New Roman" w:hAnsi="Times New Roman" w:cs="Times New Roman"/>
                <w:szCs w:val="24"/>
              </w:rPr>
            </w:pPr>
            <w:r w:rsidRPr="00C83829">
              <w:rPr>
                <w:rFonts w:ascii="Times New Roman" w:hAnsi="Times New Roman" w:cs="Times New Roman"/>
                <w:noProof/>
                <w:szCs w:val="24"/>
              </w:rPr>
              <w:drawing>
                <wp:inline distT="0" distB="0" distL="0" distR="0" wp14:anchorId="32EAD84C" wp14:editId="32F63815">
                  <wp:extent cx="4229100" cy="2819400"/>
                  <wp:effectExtent l="0" t="0" r="0" b="0"/>
                  <wp:docPr id="204116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31502" cy="2821001"/>
                          </a:xfrm>
                          <a:prstGeom prst="rect">
                            <a:avLst/>
                          </a:prstGeom>
                          <a:noFill/>
                          <a:ln>
                            <a:noFill/>
                          </a:ln>
                        </pic:spPr>
                      </pic:pic>
                    </a:graphicData>
                  </a:graphic>
                </wp:inline>
              </w:drawing>
            </w:r>
          </w:p>
        </w:tc>
      </w:tr>
    </w:tbl>
    <w:p w14:paraId="5F9A924B" w14:textId="77777777" w:rsidR="00CA6947" w:rsidRPr="00C83829" w:rsidRDefault="00CA6947" w:rsidP="00C83829">
      <w:pPr>
        <w:spacing w:after="0" w:line="240" w:lineRule="auto"/>
        <w:rPr>
          <w:rFonts w:ascii="Times New Roman" w:hAnsi="Times New Roman" w:cs="Times New Roman"/>
          <w:szCs w:val="24"/>
        </w:rPr>
      </w:pPr>
    </w:p>
    <w:p w14:paraId="5876DE0B" w14:textId="77777777" w:rsidR="00C83829" w:rsidRPr="00C83829" w:rsidRDefault="00C83829" w:rsidP="00C83829">
      <w:pPr>
        <w:spacing w:after="0" w:line="240" w:lineRule="auto"/>
        <w:rPr>
          <w:rFonts w:ascii="Times New Roman" w:hAnsi="Times New Roman" w:cs="Times New Roman"/>
          <w:szCs w:val="24"/>
        </w:rPr>
      </w:pPr>
    </w:p>
    <w:p w14:paraId="6FDE7067" w14:textId="77777777" w:rsidR="00C83829" w:rsidRPr="00C83829" w:rsidRDefault="00C83829" w:rsidP="00C83829">
      <w:pPr>
        <w:spacing w:after="0" w:line="240" w:lineRule="auto"/>
        <w:rPr>
          <w:rFonts w:ascii="Times New Roman" w:hAnsi="Times New Roman" w:cs="Times New Roman"/>
          <w:szCs w:val="24"/>
        </w:rPr>
      </w:pPr>
    </w:p>
    <w:p w14:paraId="4951DF11" w14:textId="77777777" w:rsidR="00C83829" w:rsidRPr="00C83829" w:rsidRDefault="00C83829" w:rsidP="00C83829">
      <w:pPr>
        <w:spacing w:after="0" w:line="240" w:lineRule="auto"/>
        <w:rPr>
          <w:rFonts w:ascii="Times New Roman" w:hAnsi="Times New Roman" w:cs="Times New Roman"/>
          <w:szCs w:val="24"/>
        </w:rPr>
      </w:pPr>
    </w:p>
    <w:p w14:paraId="7FC4151D" w14:textId="77777777" w:rsidR="00740AA6" w:rsidRPr="00C83829" w:rsidRDefault="00740AA6" w:rsidP="00C83829">
      <w:pPr>
        <w:spacing w:after="0" w:line="240" w:lineRule="auto"/>
        <w:rPr>
          <w:rFonts w:ascii="Times New Roman" w:hAnsi="Times New Roman" w:cs="Times New Roman"/>
          <w:szCs w:val="24"/>
        </w:rPr>
      </w:pPr>
    </w:p>
    <w:tbl>
      <w:tblPr>
        <w:tblStyle w:val="TableGrid"/>
        <w:tblW w:w="0" w:type="auto"/>
        <w:tblLook w:val="04A0" w:firstRow="1" w:lastRow="0" w:firstColumn="1" w:lastColumn="0" w:noHBand="0" w:noVBand="1"/>
      </w:tblPr>
      <w:tblGrid>
        <w:gridCol w:w="2609"/>
        <w:gridCol w:w="6407"/>
      </w:tblGrid>
      <w:tr w:rsidR="00740AA6" w:rsidRPr="00C83829" w14:paraId="007FEBB0" w14:textId="77777777" w:rsidTr="005C5876">
        <w:tc>
          <w:tcPr>
            <w:tcW w:w="2695" w:type="dxa"/>
          </w:tcPr>
          <w:p w14:paraId="3E088D83" w14:textId="77777777" w:rsidR="00740AA6" w:rsidRPr="00C83829" w:rsidRDefault="00740AA6" w:rsidP="00C83829">
            <w:pPr>
              <w:rPr>
                <w:rFonts w:ascii="Times New Roman" w:hAnsi="Times New Roman" w:cs="Times New Roman"/>
                <w:szCs w:val="24"/>
              </w:rPr>
            </w:pPr>
            <w:r w:rsidRPr="00C83829">
              <w:rPr>
                <w:rFonts w:ascii="Times New Roman" w:hAnsi="Times New Roman" w:cs="Times New Roman"/>
                <w:szCs w:val="24"/>
              </w:rPr>
              <w:t>Date</w:t>
            </w:r>
          </w:p>
        </w:tc>
        <w:tc>
          <w:tcPr>
            <w:tcW w:w="6655" w:type="dxa"/>
          </w:tcPr>
          <w:p w14:paraId="6929B7E0" w14:textId="77777777" w:rsidR="00740AA6" w:rsidRPr="00C83829" w:rsidRDefault="00740AA6" w:rsidP="00C83829">
            <w:pPr>
              <w:rPr>
                <w:rFonts w:ascii="Times New Roman" w:hAnsi="Times New Roman" w:cs="Times New Roman"/>
                <w:szCs w:val="24"/>
              </w:rPr>
            </w:pPr>
            <w:r w:rsidRPr="00C83829">
              <w:rPr>
                <w:rFonts w:ascii="Times New Roman" w:hAnsi="Times New Roman" w:cs="Times New Roman"/>
                <w:szCs w:val="24"/>
              </w:rPr>
              <w:t>2-3 October 2024</w:t>
            </w:r>
          </w:p>
        </w:tc>
      </w:tr>
      <w:tr w:rsidR="00740AA6" w:rsidRPr="00C83829" w14:paraId="089F9CF2" w14:textId="77777777" w:rsidTr="005C5876">
        <w:tc>
          <w:tcPr>
            <w:tcW w:w="2695" w:type="dxa"/>
          </w:tcPr>
          <w:p w14:paraId="46817436" w14:textId="77777777" w:rsidR="00740AA6" w:rsidRPr="00C83829" w:rsidRDefault="00740AA6" w:rsidP="00C83829">
            <w:pPr>
              <w:rPr>
                <w:rFonts w:ascii="Times New Roman" w:hAnsi="Times New Roman" w:cs="Times New Roman"/>
                <w:szCs w:val="24"/>
              </w:rPr>
            </w:pPr>
            <w:r w:rsidRPr="00C83829">
              <w:rPr>
                <w:rFonts w:ascii="Times New Roman" w:hAnsi="Times New Roman" w:cs="Times New Roman"/>
                <w:szCs w:val="24"/>
              </w:rPr>
              <w:t>Title</w:t>
            </w:r>
          </w:p>
        </w:tc>
        <w:tc>
          <w:tcPr>
            <w:tcW w:w="6655" w:type="dxa"/>
          </w:tcPr>
          <w:p w14:paraId="6F541B13" w14:textId="7EFE1AC4" w:rsidR="00740AA6" w:rsidRPr="00C83829" w:rsidRDefault="00740AA6" w:rsidP="00C83829">
            <w:pPr>
              <w:rPr>
                <w:rFonts w:ascii="Times New Roman" w:hAnsi="Times New Roman" w:cs="Times New Roman"/>
                <w:szCs w:val="24"/>
              </w:rPr>
            </w:pPr>
            <w:r w:rsidRPr="00C83829">
              <w:rPr>
                <w:rFonts w:ascii="Times New Roman" w:hAnsi="Times New Roman" w:cs="Times New Roman"/>
                <w:b/>
                <w:bCs/>
                <w:szCs w:val="24"/>
              </w:rPr>
              <w:t>“Regional Dialogue on Climate and Health”</w:t>
            </w:r>
            <w:r w:rsidR="00752A65" w:rsidRPr="00C83829">
              <w:rPr>
                <w:rFonts w:ascii="Times New Roman" w:hAnsi="Times New Roman" w:cs="Times New Roman"/>
                <w:b/>
                <w:bCs/>
                <w:szCs w:val="24"/>
              </w:rPr>
              <w:t xml:space="preserve">, </w:t>
            </w:r>
            <w:r w:rsidR="00752A65" w:rsidRPr="00C83829">
              <w:rPr>
                <w:rFonts w:ascii="Times New Roman" w:hAnsi="Times New Roman" w:cs="Times New Roman"/>
                <w:szCs w:val="24"/>
              </w:rPr>
              <w:t>2</w:t>
            </w:r>
            <w:r w:rsidR="00752A65" w:rsidRPr="00C83829">
              <w:rPr>
                <w:rFonts w:ascii="Times New Roman" w:hAnsi="Times New Roman" w:cs="Times New Roman"/>
                <w:szCs w:val="24"/>
                <w:vertAlign w:val="superscript"/>
              </w:rPr>
              <w:t>nd</w:t>
            </w:r>
            <w:r w:rsidR="00752A65" w:rsidRPr="00C83829">
              <w:rPr>
                <w:rFonts w:ascii="Times New Roman" w:hAnsi="Times New Roman" w:cs="Times New Roman"/>
                <w:szCs w:val="24"/>
              </w:rPr>
              <w:t xml:space="preserve"> – 3</w:t>
            </w:r>
            <w:r w:rsidR="00752A65" w:rsidRPr="00C83829">
              <w:rPr>
                <w:rFonts w:ascii="Times New Roman" w:hAnsi="Times New Roman" w:cs="Times New Roman"/>
                <w:szCs w:val="24"/>
                <w:vertAlign w:val="superscript"/>
              </w:rPr>
              <w:t>rd</w:t>
            </w:r>
            <w:r w:rsidR="00752A65" w:rsidRPr="00C83829">
              <w:rPr>
                <w:rFonts w:ascii="Times New Roman" w:hAnsi="Times New Roman" w:cs="Times New Roman"/>
                <w:szCs w:val="24"/>
              </w:rPr>
              <w:t xml:space="preserve"> October 2024</w:t>
            </w:r>
          </w:p>
        </w:tc>
      </w:tr>
      <w:tr w:rsidR="00740AA6" w:rsidRPr="00C83829" w14:paraId="0003C1DA" w14:textId="77777777" w:rsidTr="005C5876">
        <w:tc>
          <w:tcPr>
            <w:tcW w:w="2695" w:type="dxa"/>
          </w:tcPr>
          <w:p w14:paraId="6E5498E6" w14:textId="77777777" w:rsidR="00740AA6" w:rsidRPr="00C83829" w:rsidRDefault="00740AA6" w:rsidP="00C83829">
            <w:pPr>
              <w:rPr>
                <w:rFonts w:ascii="Times New Roman" w:hAnsi="Times New Roman" w:cs="Times New Roman"/>
                <w:szCs w:val="24"/>
              </w:rPr>
            </w:pPr>
            <w:r w:rsidRPr="00C83829">
              <w:rPr>
                <w:rFonts w:ascii="Times New Roman" w:hAnsi="Times New Roman" w:cs="Times New Roman"/>
                <w:szCs w:val="24"/>
              </w:rPr>
              <w:t>paragraph</w:t>
            </w:r>
          </w:p>
        </w:tc>
        <w:tc>
          <w:tcPr>
            <w:tcW w:w="6655" w:type="dxa"/>
          </w:tcPr>
          <w:p w14:paraId="734CC922" w14:textId="50FE3DCB" w:rsidR="00A317CD" w:rsidRPr="00C83829" w:rsidRDefault="00A317CD" w:rsidP="00C83829">
            <w:pPr>
              <w:rPr>
                <w:rFonts w:ascii="Times New Roman" w:hAnsi="Times New Roman" w:cs="Times New Roman"/>
                <w:szCs w:val="24"/>
              </w:rPr>
            </w:pPr>
            <w:r w:rsidRPr="00A317CD">
              <w:rPr>
                <w:rFonts w:ascii="Times New Roman" w:hAnsi="Times New Roman" w:cs="Times New Roman"/>
                <w:szCs w:val="24"/>
              </w:rPr>
              <w:t>On 2–3 October 2024, Prof. Nguyen Thi Kim Oanh, Director of AirQC</w:t>
            </w:r>
            <w:r w:rsidRPr="00C83829">
              <w:rPr>
                <w:rFonts w:ascii="Times New Roman" w:hAnsi="Times New Roman" w:cs="Times New Roman"/>
                <w:szCs w:val="24"/>
              </w:rPr>
              <w:t xml:space="preserve"> </w:t>
            </w:r>
            <w:r w:rsidRPr="00A317CD">
              <w:rPr>
                <w:rFonts w:ascii="Times New Roman" w:hAnsi="Times New Roman" w:cs="Times New Roman"/>
                <w:szCs w:val="24"/>
              </w:rPr>
              <w:t xml:space="preserve">participated as a speaker and panelist at the </w:t>
            </w:r>
            <w:r w:rsidRPr="00A317CD">
              <w:rPr>
                <w:rFonts w:ascii="Times New Roman" w:hAnsi="Times New Roman" w:cs="Times New Roman"/>
                <w:i/>
                <w:iCs/>
                <w:szCs w:val="24"/>
              </w:rPr>
              <w:t>“Regional Dialogue on Climate and Health”</w:t>
            </w:r>
            <w:r w:rsidRPr="00A317CD">
              <w:rPr>
                <w:rFonts w:ascii="Times New Roman" w:hAnsi="Times New Roman" w:cs="Times New Roman"/>
                <w:szCs w:val="24"/>
              </w:rPr>
              <w:t xml:space="preserve"> organized by the Embassy of France to Thailand at Mahidol University.</w:t>
            </w:r>
          </w:p>
          <w:p w14:paraId="3569AF06" w14:textId="77777777" w:rsidR="00A317CD" w:rsidRPr="00A317CD" w:rsidRDefault="00A317CD" w:rsidP="00C83829">
            <w:pPr>
              <w:rPr>
                <w:rFonts w:ascii="Times New Roman" w:hAnsi="Times New Roman" w:cs="Times New Roman"/>
                <w:szCs w:val="24"/>
              </w:rPr>
            </w:pPr>
          </w:p>
          <w:p w14:paraId="63CD12EA" w14:textId="3571BAC8" w:rsidR="00A317CD" w:rsidRPr="00C83829" w:rsidRDefault="00A317CD" w:rsidP="00C83829">
            <w:pPr>
              <w:rPr>
                <w:rFonts w:ascii="Times New Roman" w:hAnsi="Times New Roman" w:cs="Times New Roman"/>
                <w:szCs w:val="24"/>
              </w:rPr>
            </w:pPr>
            <w:r w:rsidRPr="00A317CD">
              <w:rPr>
                <w:rFonts w:ascii="Times New Roman" w:hAnsi="Times New Roman" w:cs="Times New Roman"/>
                <w:szCs w:val="24"/>
              </w:rPr>
              <w:lastRenderedPageBreak/>
              <w:t>Prof. Kim Oanh</w:t>
            </w:r>
            <w:r w:rsidRPr="00C83829">
              <w:rPr>
                <w:rFonts w:ascii="Times New Roman" w:hAnsi="Times New Roman" w:cs="Times New Roman"/>
                <w:szCs w:val="24"/>
              </w:rPr>
              <w:t xml:space="preserve"> delivered the </w:t>
            </w:r>
            <w:r w:rsidRPr="00A317CD">
              <w:rPr>
                <w:rFonts w:ascii="Times New Roman" w:hAnsi="Times New Roman" w:cs="Times New Roman"/>
                <w:szCs w:val="24"/>
              </w:rPr>
              <w:t xml:space="preserve">presentation titled </w:t>
            </w:r>
            <w:r w:rsidRPr="00A317CD">
              <w:rPr>
                <w:rFonts w:ascii="Times New Roman" w:hAnsi="Times New Roman" w:cs="Times New Roman"/>
                <w:i/>
                <w:iCs/>
                <w:szCs w:val="24"/>
              </w:rPr>
              <w:t>“Co-control of Emission Sources for Multiple Benefits,”</w:t>
            </w:r>
            <w:r w:rsidRPr="00A317CD">
              <w:rPr>
                <w:rFonts w:ascii="Times New Roman" w:hAnsi="Times New Roman" w:cs="Times New Roman"/>
                <w:szCs w:val="24"/>
              </w:rPr>
              <w:t xml:space="preserve"> </w:t>
            </w:r>
            <w:r w:rsidRPr="00C83829">
              <w:rPr>
                <w:rFonts w:ascii="Times New Roman" w:hAnsi="Times New Roman" w:cs="Times New Roman"/>
                <w:szCs w:val="24"/>
              </w:rPr>
              <w:t xml:space="preserve">She </w:t>
            </w:r>
            <w:r w:rsidRPr="00A317CD">
              <w:rPr>
                <w:rFonts w:ascii="Times New Roman" w:hAnsi="Times New Roman" w:cs="Times New Roman"/>
                <w:szCs w:val="24"/>
              </w:rPr>
              <w:t>highlighted the importance of integrated strategies to simultaneously improve air quality, protect public health, and mitigate climate change. During the panel discussion, she emphasized the need for collaborative research and cross-sectoral policy approaches to enhance co-benefits across the environment, health, and climate domains.</w:t>
            </w:r>
          </w:p>
          <w:p w14:paraId="07E748C5" w14:textId="77777777" w:rsidR="00A317CD" w:rsidRPr="00A317CD" w:rsidRDefault="00A317CD" w:rsidP="00C83829">
            <w:pPr>
              <w:rPr>
                <w:rFonts w:ascii="Times New Roman" w:hAnsi="Times New Roman" w:cs="Times New Roman"/>
                <w:szCs w:val="24"/>
              </w:rPr>
            </w:pPr>
          </w:p>
          <w:p w14:paraId="4D5B74B2" w14:textId="77777777" w:rsidR="00A317CD" w:rsidRPr="00A317CD" w:rsidRDefault="00A317CD" w:rsidP="00C83829">
            <w:pPr>
              <w:rPr>
                <w:rFonts w:ascii="Times New Roman" w:hAnsi="Times New Roman" w:cs="Times New Roman"/>
                <w:szCs w:val="24"/>
              </w:rPr>
            </w:pPr>
            <w:r w:rsidRPr="00A317CD">
              <w:rPr>
                <w:rFonts w:ascii="Times New Roman" w:hAnsi="Times New Roman" w:cs="Times New Roman"/>
                <w:szCs w:val="24"/>
              </w:rPr>
              <w:t>The dialogue brought together experts, researchers, and policymakers to discuss the critical intersection of climate change and public health. The event aimed to strengthen regional partnerships and enhance collective capacity to address health impacts associated with climate change, fostering more resilient and adaptive health systems in the Asia-Pacific region.</w:t>
            </w:r>
          </w:p>
          <w:p w14:paraId="4898BAC3" w14:textId="77777777" w:rsidR="00A317CD" w:rsidRPr="00A317CD" w:rsidRDefault="00A317CD" w:rsidP="00C83829">
            <w:pPr>
              <w:rPr>
                <w:rFonts w:ascii="Times New Roman" w:hAnsi="Times New Roman" w:cs="Times New Roman"/>
                <w:szCs w:val="24"/>
              </w:rPr>
            </w:pPr>
            <w:r w:rsidRPr="00A317CD">
              <w:rPr>
                <w:rFonts w:ascii="Times New Roman" w:hAnsi="Times New Roman" w:cs="Times New Roman"/>
                <w:szCs w:val="24"/>
              </w:rPr>
              <w:t xml:space="preserve">Details of the event can be found at </w:t>
            </w:r>
            <w:hyperlink r:id="rId19" w:tgtFrame="_new" w:history="1">
              <w:r w:rsidRPr="00A317CD">
                <w:rPr>
                  <w:rStyle w:val="Hyperlink"/>
                  <w:rFonts w:ascii="Times New Roman" w:hAnsi="Times New Roman" w:cs="Times New Roman"/>
                  <w:szCs w:val="24"/>
                </w:rPr>
                <w:t>Climate and Health Regional Dialogue – IRASEC</w:t>
              </w:r>
            </w:hyperlink>
            <w:r w:rsidRPr="00A317CD">
              <w:rPr>
                <w:rFonts w:ascii="Times New Roman" w:hAnsi="Times New Roman" w:cs="Times New Roman"/>
                <w:szCs w:val="24"/>
              </w:rPr>
              <w:t>.</w:t>
            </w:r>
          </w:p>
          <w:p w14:paraId="3E7A971B" w14:textId="70FE9FFE" w:rsidR="009938C3" w:rsidRPr="00C83829" w:rsidRDefault="009938C3" w:rsidP="00C83829">
            <w:pPr>
              <w:rPr>
                <w:rFonts w:ascii="Times New Roman" w:hAnsi="Times New Roman" w:cs="Times New Roman"/>
                <w:szCs w:val="24"/>
              </w:rPr>
            </w:pPr>
          </w:p>
        </w:tc>
      </w:tr>
      <w:tr w:rsidR="00740AA6" w:rsidRPr="00C83829" w14:paraId="0A58BFEA" w14:textId="77777777" w:rsidTr="005C5876">
        <w:tc>
          <w:tcPr>
            <w:tcW w:w="2695" w:type="dxa"/>
          </w:tcPr>
          <w:p w14:paraId="2B306FE9" w14:textId="77777777" w:rsidR="00740AA6" w:rsidRPr="00C83829" w:rsidRDefault="00740AA6" w:rsidP="00C83829">
            <w:pPr>
              <w:rPr>
                <w:rFonts w:ascii="Times New Roman" w:hAnsi="Times New Roman" w:cs="Times New Roman"/>
                <w:szCs w:val="24"/>
              </w:rPr>
            </w:pPr>
            <w:r w:rsidRPr="00C83829">
              <w:rPr>
                <w:rFonts w:ascii="Times New Roman" w:hAnsi="Times New Roman" w:cs="Times New Roman"/>
                <w:szCs w:val="24"/>
              </w:rPr>
              <w:lastRenderedPageBreak/>
              <w:t>Photo</w:t>
            </w:r>
          </w:p>
        </w:tc>
        <w:tc>
          <w:tcPr>
            <w:tcW w:w="6655" w:type="dxa"/>
          </w:tcPr>
          <w:p w14:paraId="7C41FB75" w14:textId="77777777" w:rsidR="00740AA6" w:rsidRPr="00C83829" w:rsidRDefault="00740AA6" w:rsidP="00C83829">
            <w:pPr>
              <w:tabs>
                <w:tab w:val="left" w:pos="1290"/>
              </w:tabs>
              <w:rPr>
                <w:rFonts w:ascii="Times New Roman" w:hAnsi="Times New Roman" w:cs="Times New Roman"/>
                <w:szCs w:val="24"/>
              </w:rPr>
            </w:pPr>
            <w:r w:rsidRPr="00C83829">
              <w:rPr>
                <w:rFonts w:ascii="Times New Roman" w:hAnsi="Times New Roman" w:cs="Times New Roman"/>
                <w:noProof/>
                <w:szCs w:val="24"/>
              </w:rPr>
              <w:drawing>
                <wp:inline distT="0" distB="0" distL="0" distR="0" wp14:anchorId="01BB2ACA" wp14:editId="046539D0">
                  <wp:extent cx="1319952" cy="1865697"/>
                  <wp:effectExtent l="0" t="0" r="0" b="1270"/>
                  <wp:docPr id="1034958071" name="Picture 3" descr="A cover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58071" name="Picture 3" descr="A cover of a book&#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30935" cy="1881220"/>
                          </a:xfrm>
                          <a:prstGeom prst="rect">
                            <a:avLst/>
                          </a:prstGeom>
                        </pic:spPr>
                      </pic:pic>
                    </a:graphicData>
                  </a:graphic>
                </wp:inline>
              </w:drawing>
            </w:r>
          </w:p>
        </w:tc>
      </w:tr>
    </w:tbl>
    <w:p w14:paraId="109A0B6D" w14:textId="77777777" w:rsidR="00574CBF" w:rsidRPr="00C83829" w:rsidRDefault="00574CBF" w:rsidP="00C83829">
      <w:pPr>
        <w:spacing w:after="0" w:line="240" w:lineRule="auto"/>
        <w:rPr>
          <w:rFonts w:ascii="Times New Roman" w:hAnsi="Times New Roman" w:cs="Times New Roman"/>
          <w:szCs w:val="24"/>
        </w:rPr>
      </w:pPr>
    </w:p>
    <w:tbl>
      <w:tblPr>
        <w:tblStyle w:val="TableGrid"/>
        <w:tblW w:w="0" w:type="auto"/>
        <w:tblLook w:val="04A0" w:firstRow="1" w:lastRow="0" w:firstColumn="1" w:lastColumn="0" w:noHBand="0" w:noVBand="1"/>
      </w:tblPr>
      <w:tblGrid>
        <w:gridCol w:w="2399"/>
        <w:gridCol w:w="6617"/>
      </w:tblGrid>
      <w:tr w:rsidR="00740AA6" w:rsidRPr="00C83829" w14:paraId="288AB3AE" w14:textId="77777777" w:rsidTr="005C5876">
        <w:tc>
          <w:tcPr>
            <w:tcW w:w="2695" w:type="dxa"/>
          </w:tcPr>
          <w:p w14:paraId="394B05D2" w14:textId="77777777" w:rsidR="00740AA6" w:rsidRPr="00C83829" w:rsidRDefault="00740AA6" w:rsidP="00C83829">
            <w:pPr>
              <w:rPr>
                <w:rFonts w:ascii="Times New Roman" w:hAnsi="Times New Roman" w:cs="Times New Roman"/>
                <w:szCs w:val="24"/>
              </w:rPr>
            </w:pPr>
            <w:r w:rsidRPr="00C83829">
              <w:rPr>
                <w:rFonts w:ascii="Times New Roman" w:hAnsi="Times New Roman" w:cs="Times New Roman"/>
                <w:szCs w:val="24"/>
              </w:rPr>
              <w:t>Date</w:t>
            </w:r>
          </w:p>
        </w:tc>
        <w:tc>
          <w:tcPr>
            <w:tcW w:w="6655" w:type="dxa"/>
          </w:tcPr>
          <w:p w14:paraId="0E2B272D" w14:textId="77777777" w:rsidR="00740AA6" w:rsidRPr="00C83829" w:rsidRDefault="00740AA6" w:rsidP="00C83829">
            <w:pPr>
              <w:rPr>
                <w:rFonts w:ascii="Times New Roman" w:hAnsi="Times New Roman" w:cs="Times New Roman"/>
                <w:szCs w:val="24"/>
              </w:rPr>
            </w:pPr>
            <w:r w:rsidRPr="00C83829">
              <w:rPr>
                <w:rFonts w:ascii="Times New Roman" w:hAnsi="Times New Roman" w:cs="Times New Roman"/>
                <w:szCs w:val="24"/>
              </w:rPr>
              <w:t>23 September 2024</w:t>
            </w:r>
          </w:p>
        </w:tc>
      </w:tr>
      <w:tr w:rsidR="00740AA6" w:rsidRPr="00C83829" w14:paraId="7F3BB1B6" w14:textId="77777777" w:rsidTr="005C5876">
        <w:tc>
          <w:tcPr>
            <w:tcW w:w="2695" w:type="dxa"/>
          </w:tcPr>
          <w:p w14:paraId="6C1BD4E1" w14:textId="77777777" w:rsidR="00740AA6" w:rsidRPr="00C83829" w:rsidRDefault="00740AA6" w:rsidP="00C83829">
            <w:pPr>
              <w:rPr>
                <w:rFonts w:ascii="Times New Roman" w:hAnsi="Times New Roman" w:cs="Times New Roman"/>
                <w:szCs w:val="24"/>
              </w:rPr>
            </w:pPr>
            <w:r w:rsidRPr="00C83829">
              <w:rPr>
                <w:rFonts w:ascii="Times New Roman" w:hAnsi="Times New Roman" w:cs="Times New Roman"/>
                <w:szCs w:val="24"/>
              </w:rPr>
              <w:t>Title</w:t>
            </w:r>
          </w:p>
        </w:tc>
        <w:tc>
          <w:tcPr>
            <w:tcW w:w="6655" w:type="dxa"/>
          </w:tcPr>
          <w:p w14:paraId="02C29E33" w14:textId="2A9633F8" w:rsidR="00740AA6" w:rsidRPr="00C83829" w:rsidRDefault="00740AA6" w:rsidP="00C83829">
            <w:pPr>
              <w:rPr>
                <w:rFonts w:ascii="Times New Roman" w:hAnsi="Times New Roman" w:cs="Times New Roman"/>
                <w:szCs w:val="24"/>
              </w:rPr>
            </w:pPr>
            <w:r w:rsidRPr="00C83829">
              <w:rPr>
                <w:rFonts w:ascii="Times New Roman" w:hAnsi="Times New Roman" w:cs="Times New Roman"/>
                <w:b/>
                <w:bCs/>
                <w:szCs w:val="24"/>
              </w:rPr>
              <w:t xml:space="preserve">Regional Workshop on </w:t>
            </w:r>
            <w:r w:rsidR="00C24635" w:rsidRPr="00C83829">
              <w:rPr>
                <w:rFonts w:ascii="Times New Roman" w:hAnsi="Times New Roman" w:cs="Times New Roman"/>
                <w:b/>
                <w:bCs/>
                <w:szCs w:val="24"/>
              </w:rPr>
              <w:t>“</w:t>
            </w:r>
            <w:r w:rsidRPr="00C83829">
              <w:rPr>
                <w:rFonts w:ascii="Times New Roman" w:hAnsi="Times New Roman" w:cs="Times New Roman"/>
                <w:b/>
                <w:bCs/>
                <w:szCs w:val="24"/>
              </w:rPr>
              <w:t>National Air Pollutant Emissions Inventory</w:t>
            </w:r>
            <w:r w:rsidR="00C24635" w:rsidRPr="00C83829">
              <w:rPr>
                <w:rFonts w:ascii="Times New Roman" w:hAnsi="Times New Roman" w:cs="Times New Roman"/>
                <w:b/>
                <w:bCs/>
                <w:szCs w:val="24"/>
              </w:rPr>
              <w:t>”</w:t>
            </w:r>
            <w:r w:rsidR="00D222E5" w:rsidRPr="00C83829">
              <w:rPr>
                <w:rFonts w:ascii="Times New Roman" w:hAnsi="Times New Roman" w:cs="Times New Roman"/>
                <w:szCs w:val="24"/>
              </w:rPr>
              <w:t xml:space="preserve"> 23</w:t>
            </w:r>
            <w:r w:rsidR="00D222E5" w:rsidRPr="00C83829">
              <w:rPr>
                <w:rFonts w:ascii="Times New Roman" w:hAnsi="Times New Roman" w:cs="Times New Roman"/>
                <w:szCs w:val="24"/>
                <w:vertAlign w:val="superscript"/>
              </w:rPr>
              <w:t>rd</w:t>
            </w:r>
            <w:r w:rsidR="00D222E5" w:rsidRPr="00C83829">
              <w:rPr>
                <w:rFonts w:ascii="Times New Roman" w:hAnsi="Times New Roman" w:cs="Times New Roman"/>
                <w:szCs w:val="24"/>
              </w:rPr>
              <w:t xml:space="preserve"> September 2024</w:t>
            </w:r>
          </w:p>
        </w:tc>
      </w:tr>
      <w:tr w:rsidR="00740AA6" w:rsidRPr="00C83829" w14:paraId="0C2DB089" w14:textId="77777777" w:rsidTr="005C5876">
        <w:tc>
          <w:tcPr>
            <w:tcW w:w="2695" w:type="dxa"/>
          </w:tcPr>
          <w:p w14:paraId="301D9340" w14:textId="77777777" w:rsidR="00740AA6" w:rsidRPr="00C83829" w:rsidRDefault="00740AA6" w:rsidP="00C83829">
            <w:pPr>
              <w:rPr>
                <w:rFonts w:ascii="Times New Roman" w:hAnsi="Times New Roman" w:cs="Times New Roman"/>
                <w:szCs w:val="24"/>
              </w:rPr>
            </w:pPr>
            <w:r w:rsidRPr="00C83829">
              <w:rPr>
                <w:rFonts w:ascii="Times New Roman" w:hAnsi="Times New Roman" w:cs="Times New Roman"/>
                <w:szCs w:val="24"/>
              </w:rPr>
              <w:t>paragraph</w:t>
            </w:r>
          </w:p>
        </w:tc>
        <w:tc>
          <w:tcPr>
            <w:tcW w:w="6655" w:type="dxa"/>
          </w:tcPr>
          <w:p w14:paraId="047BD5F9" w14:textId="18983FD2" w:rsidR="00A317CD" w:rsidRPr="00C83829" w:rsidRDefault="00A317CD" w:rsidP="00C83829">
            <w:pPr>
              <w:rPr>
                <w:rFonts w:ascii="Times New Roman" w:hAnsi="Times New Roman" w:cs="Times New Roman"/>
                <w:szCs w:val="24"/>
              </w:rPr>
            </w:pPr>
            <w:r w:rsidRPr="00A317CD">
              <w:rPr>
                <w:rFonts w:ascii="Times New Roman" w:hAnsi="Times New Roman" w:cs="Times New Roman"/>
                <w:szCs w:val="24"/>
              </w:rPr>
              <w:t>On 23 September 2024, Prof. Nguyen Thi Kim Oanh, Dr. Lai Nguyen Huy, and Dr. Truong Thi Huyen from the AirQC</w:t>
            </w:r>
            <w:r w:rsidRPr="00C83829">
              <w:rPr>
                <w:rFonts w:ascii="Times New Roman" w:hAnsi="Times New Roman" w:cs="Times New Roman"/>
                <w:szCs w:val="24"/>
              </w:rPr>
              <w:t xml:space="preserve"> </w:t>
            </w:r>
            <w:r w:rsidRPr="00A317CD">
              <w:rPr>
                <w:rFonts w:ascii="Times New Roman" w:hAnsi="Times New Roman" w:cs="Times New Roman"/>
                <w:szCs w:val="24"/>
              </w:rPr>
              <w:t xml:space="preserve">participated online in the </w:t>
            </w:r>
            <w:r w:rsidRPr="00A317CD">
              <w:rPr>
                <w:rFonts w:ascii="Times New Roman" w:hAnsi="Times New Roman" w:cs="Times New Roman"/>
                <w:i/>
                <w:iCs/>
                <w:szCs w:val="24"/>
              </w:rPr>
              <w:t>Regional Workshop on Developing National Air Pollutant Emissions Inventory</w:t>
            </w:r>
            <w:r w:rsidRPr="00A317CD">
              <w:rPr>
                <w:rFonts w:ascii="Times New Roman" w:hAnsi="Times New Roman" w:cs="Times New Roman"/>
                <w:szCs w:val="24"/>
              </w:rPr>
              <w:t xml:space="preserve">, a pre-event to the </w:t>
            </w:r>
            <w:r w:rsidRPr="00A317CD">
              <w:rPr>
                <w:rFonts w:ascii="Times New Roman" w:hAnsi="Times New Roman" w:cs="Times New Roman"/>
                <w:i/>
                <w:iCs/>
                <w:szCs w:val="24"/>
              </w:rPr>
              <w:t>Fifth Ministerial Meeting of the Regional Forum on Health and Environment of Asia Pacific</w:t>
            </w:r>
            <w:r w:rsidRPr="00A317CD">
              <w:rPr>
                <w:rFonts w:ascii="Times New Roman" w:hAnsi="Times New Roman" w:cs="Times New Roman"/>
                <w:szCs w:val="24"/>
              </w:rPr>
              <w:t xml:space="preserve">, held in Jakarta, Indonesia. The workshop was organized by the United Nations Environment </w:t>
            </w:r>
            <w:proofErr w:type="spellStart"/>
            <w:r w:rsidRPr="00A317CD">
              <w:rPr>
                <w:rFonts w:ascii="Times New Roman" w:hAnsi="Times New Roman" w:cs="Times New Roman"/>
                <w:szCs w:val="24"/>
              </w:rPr>
              <w:t>Programme</w:t>
            </w:r>
            <w:proofErr w:type="spellEnd"/>
            <w:r w:rsidRPr="00A317CD">
              <w:rPr>
                <w:rFonts w:ascii="Times New Roman" w:hAnsi="Times New Roman" w:cs="Times New Roman"/>
                <w:szCs w:val="24"/>
              </w:rPr>
              <w:t xml:space="preserve"> (UNEP) to enhance regional capacity and knowledge exchange on emissions inventory development.</w:t>
            </w:r>
          </w:p>
          <w:p w14:paraId="37914D0C" w14:textId="77777777" w:rsidR="00A317CD" w:rsidRPr="00A317CD" w:rsidRDefault="00A317CD" w:rsidP="00C83829">
            <w:pPr>
              <w:rPr>
                <w:rFonts w:ascii="Times New Roman" w:hAnsi="Times New Roman" w:cs="Times New Roman"/>
                <w:szCs w:val="24"/>
              </w:rPr>
            </w:pPr>
          </w:p>
          <w:p w14:paraId="1DCC7771" w14:textId="77777777" w:rsidR="00A317CD" w:rsidRPr="00C83829" w:rsidRDefault="00A317CD" w:rsidP="00C83829">
            <w:pPr>
              <w:rPr>
                <w:rFonts w:ascii="Times New Roman" w:hAnsi="Times New Roman" w:cs="Times New Roman"/>
                <w:szCs w:val="24"/>
              </w:rPr>
            </w:pPr>
            <w:r w:rsidRPr="00A317CD">
              <w:rPr>
                <w:rFonts w:ascii="Times New Roman" w:hAnsi="Times New Roman" w:cs="Times New Roman"/>
                <w:szCs w:val="24"/>
              </w:rPr>
              <w:t>The workshop aimed to support countries in the Asia-Pacific region by strengthening their technical capacity and facilitating the sharing of best practices for developing comprehensive air pollutant emissions inventories. It focused on fostering evidence-based air quality policies and assessing the associated health impacts of air pollution.</w:t>
            </w:r>
          </w:p>
          <w:p w14:paraId="42648731" w14:textId="77777777" w:rsidR="00A317CD" w:rsidRPr="00A317CD" w:rsidRDefault="00A317CD" w:rsidP="00C83829">
            <w:pPr>
              <w:rPr>
                <w:rFonts w:ascii="Times New Roman" w:hAnsi="Times New Roman" w:cs="Times New Roman"/>
                <w:szCs w:val="24"/>
              </w:rPr>
            </w:pPr>
          </w:p>
          <w:p w14:paraId="480EF68D" w14:textId="77777777" w:rsidR="00A317CD" w:rsidRPr="00A317CD" w:rsidRDefault="00A317CD" w:rsidP="00C83829">
            <w:pPr>
              <w:rPr>
                <w:rFonts w:ascii="Times New Roman" w:hAnsi="Times New Roman" w:cs="Times New Roman"/>
                <w:szCs w:val="24"/>
              </w:rPr>
            </w:pPr>
            <w:r w:rsidRPr="00A317CD">
              <w:rPr>
                <w:rFonts w:ascii="Times New Roman" w:hAnsi="Times New Roman" w:cs="Times New Roman"/>
                <w:szCs w:val="24"/>
              </w:rPr>
              <w:lastRenderedPageBreak/>
              <w:t xml:space="preserve">As an invited speaker, Prof. Kim Oanh presented the initial findings of the AIT–EANET project on </w:t>
            </w:r>
            <w:r w:rsidRPr="00A317CD">
              <w:rPr>
                <w:rFonts w:ascii="Times New Roman" w:hAnsi="Times New Roman" w:cs="Times New Roman"/>
                <w:i/>
                <w:iCs/>
                <w:szCs w:val="24"/>
              </w:rPr>
              <w:t>“Emissions Inventory and Source Apportionment Stocktaking.”</w:t>
            </w:r>
            <w:r w:rsidRPr="00A317CD">
              <w:rPr>
                <w:rFonts w:ascii="Times New Roman" w:hAnsi="Times New Roman" w:cs="Times New Roman"/>
                <w:szCs w:val="24"/>
              </w:rPr>
              <w:t xml:space="preserve"> Her presentation highlighted key methodologies and frameworks to support countries in developing robust emissions inventories, emphasizing the role of these inventories in informing effective policymaking and advancing public health protection across the region.</w:t>
            </w:r>
          </w:p>
          <w:p w14:paraId="01156A86" w14:textId="77777777" w:rsidR="00A317CD" w:rsidRPr="00A317CD" w:rsidRDefault="00A317CD" w:rsidP="00C83829">
            <w:pPr>
              <w:rPr>
                <w:rFonts w:ascii="Times New Roman" w:hAnsi="Times New Roman" w:cs="Times New Roman"/>
                <w:szCs w:val="24"/>
              </w:rPr>
            </w:pPr>
            <w:r w:rsidRPr="00A317CD">
              <w:rPr>
                <w:rFonts w:ascii="Times New Roman" w:hAnsi="Times New Roman" w:cs="Times New Roman"/>
                <w:szCs w:val="24"/>
              </w:rPr>
              <w:t xml:space="preserve">Details of the event can be found at </w:t>
            </w:r>
            <w:hyperlink r:id="rId21" w:tgtFrame="_new" w:history="1">
              <w:r w:rsidRPr="00A317CD">
                <w:rPr>
                  <w:rStyle w:val="Hyperlink"/>
                  <w:rFonts w:ascii="Times New Roman" w:hAnsi="Times New Roman" w:cs="Times New Roman"/>
                  <w:szCs w:val="24"/>
                </w:rPr>
                <w:t>UNEP – Regional Workshop on Developing National Air Pollutant Emissions Inventory</w:t>
              </w:r>
            </w:hyperlink>
            <w:r w:rsidRPr="00A317CD">
              <w:rPr>
                <w:rFonts w:ascii="Times New Roman" w:hAnsi="Times New Roman" w:cs="Times New Roman"/>
                <w:szCs w:val="24"/>
              </w:rPr>
              <w:t>.</w:t>
            </w:r>
          </w:p>
          <w:p w14:paraId="79A6B9AA" w14:textId="6933D4E9" w:rsidR="00134CA8" w:rsidRPr="00C83829" w:rsidRDefault="00134CA8" w:rsidP="00C83829">
            <w:pPr>
              <w:rPr>
                <w:rFonts w:ascii="Times New Roman" w:hAnsi="Times New Roman" w:cs="Times New Roman"/>
                <w:szCs w:val="24"/>
              </w:rPr>
            </w:pPr>
          </w:p>
        </w:tc>
      </w:tr>
      <w:tr w:rsidR="00740AA6" w:rsidRPr="00C83829" w14:paraId="45C66AAA" w14:textId="77777777" w:rsidTr="005C5876">
        <w:tc>
          <w:tcPr>
            <w:tcW w:w="2695" w:type="dxa"/>
          </w:tcPr>
          <w:p w14:paraId="4FDA4253" w14:textId="77777777" w:rsidR="00740AA6" w:rsidRPr="00C83829" w:rsidRDefault="00740AA6" w:rsidP="00C83829">
            <w:pPr>
              <w:rPr>
                <w:rFonts w:ascii="Times New Roman" w:hAnsi="Times New Roman" w:cs="Times New Roman"/>
                <w:szCs w:val="24"/>
              </w:rPr>
            </w:pPr>
            <w:commentRangeStart w:id="7"/>
            <w:r w:rsidRPr="00C83829">
              <w:rPr>
                <w:rFonts w:ascii="Times New Roman" w:hAnsi="Times New Roman" w:cs="Times New Roman"/>
                <w:szCs w:val="24"/>
              </w:rPr>
              <w:lastRenderedPageBreak/>
              <w:t>Photo</w:t>
            </w:r>
            <w:commentRangeEnd w:id="7"/>
            <w:r w:rsidR="00134CA8" w:rsidRPr="00C83829">
              <w:rPr>
                <w:rStyle w:val="CommentReference"/>
                <w:rFonts w:ascii="Times New Roman" w:hAnsi="Times New Roman" w:cs="Times New Roman"/>
                <w:sz w:val="24"/>
                <w:szCs w:val="24"/>
              </w:rPr>
              <w:commentReference w:id="7"/>
            </w:r>
          </w:p>
        </w:tc>
        <w:tc>
          <w:tcPr>
            <w:tcW w:w="6655" w:type="dxa"/>
          </w:tcPr>
          <w:p w14:paraId="032F39BB" w14:textId="0F34C4C3" w:rsidR="00740AA6" w:rsidRPr="00C83829" w:rsidRDefault="00134CA8" w:rsidP="00C83829">
            <w:pPr>
              <w:tabs>
                <w:tab w:val="left" w:pos="1290"/>
              </w:tabs>
              <w:rPr>
                <w:rFonts w:ascii="Times New Roman" w:hAnsi="Times New Roman" w:cs="Times New Roman"/>
                <w:szCs w:val="24"/>
              </w:rPr>
            </w:pPr>
            <w:r w:rsidRPr="00C83829">
              <w:rPr>
                <w:rFonts w:ascii="Times New Roman" w:hAnsi="Times New Roman" w:cs="Times New Roman"/>
                <w:noProof/>
                <w:szCs w:val="24"/>
              </w:rPr>
              <w:drawing>
                <wp:inline distT="0" distB="0" distL="0" distR="0" wp14:anchorId="766D330B" wp14:editId="60295760">
                  <wp:extent cx="3985202" cy="5169267"/>
                  <wp:effectExtent l="0" t="0" r="0" b="0"/>
                  <wp:docPr id="90053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39791" name=""/>
                          <pic:cNvPicPr/>
                        </pic:nvPicPr>
                        <pic:blipFill>
                          <a:blip r:embed="rId22"/>
                          <a:stretch>
                            <a:fillRect/>
                          </a:stretch>
                        </pic:blipFill>
                        <pic:spPr>
                          <a:xfrm>
                            <a:off x="0" y="0"/>
                            <a:ext cx="3985202" cy="5169267"/>
                          </a:xfrm>
                          <a:prstGeom prst="rect">
                            <a:avLst/>
                          </a:prstGeom>
                        </pic:spPr>
                      </pic:pic>
                    </a:graphicData>
                  </a:graphic>
                </wp:inline>
              </w:drawing>
            </w:r>
          </w:p>
        </w:tc>
      </w:tr>
    </w:tbl>
    <w:p w14:paraId="67F6CA48" w14:textId="77777777" w:rsidR="00740AA6" w:rsidRPr="00C83829" w:rsidRDefault="00740AA6" w:rsidP="00C83829">
      <w:pPr>
        <w:spacing w:after="0" w:line="240" w:lineRule="auto"/>
        <w:rPr>
          <w:rFonts w:ascii="Times New Roman" w:hAnsi="Times New Roman" w:cs="Times New Roman"/>
          <w:szCs w:val="24"/>
        </w:rPr>
      </w:pPr>
    </w:p>
    <w:tbl>
      <w:tblPr>
        <w:tblStyle w:val="TableGrid"/>
        <w:tblW w:w="0" w:type="auto"/>
        <w:tblLook w:val="04A0" w:firstRow="1" w:lastRow="0" w:firstColumn="1" w:lastColumn="0" w:noHBand="0" w:noVBand="1"/>
      </w:tblPr>
      <w:tblGrid>
        <w:gridCol w:w="2512"/>
        <w:gridCol w:w="6504"/>
      </w:tblGrid>
      <w:tr w:rsidR="00681709" w:rsidRPr="00C83829" w14:paraId="0459FD72" w14:textId="77777777" w:rsidTr="005C5876">
        <w:tc>
          <w:tcPr>
            <w:tcW w:w="2695" w:type="dxa"/>
          </w:tcPr>
          <w:p w14:paraId="411F4916" w14:textId="77777777" w:rsidR="00574CBF" w:rsidRPr="00C83829" w:rsidRDefault="00574CBF" w:rsidP="00C83829">
            <w:pPr>
              <w:rPr>
                <w:rFonts w:ascii="Times New Roman" w:hAnsi="Times New Roman" w:cs="Times New Roman"/>
                <w:szCs w:val="24"/>
              </w:rPr>
            </w:pPr>
            <w:r w:rsidRPr="00C83829">
              <w:rPr>
                <w:rFonts w:ascii="Times New Roman" w:hAnsi="Times New Roman" w:cs="Times New Roman"/>
                <w:szCs w:val="24"/>
              </w:rPr>
              <w:t>Date</w:t>
            </w:r>
          </w:p>
        </w:tc>
        <w:tc>
          <w:tcPr>
            <w:tcW w:w="6655" w:type="dxa"/>
          </w:tcPr>
          <w:p w14:paraId="68439939" w14:textId="77777777" w:rsidR="00574CBF" w:rsidRPr="00C83829" w:rsidRDefault="00574CBF" w:rsidP="00C83829">
            <w:pPr>
              <w:rPr>
                <w:rFonts w:ascii="Times New Roman" w:hAnsi="Times New Roman" w:cs="Times New Roman"/>
                <w:szCs w:val="24"/>
              </w:rPr>
            </w:pPr>
            <w:r w:rsidRPr="00C83829">
              <w:rPr>
                <w:rFonts w:ascii="Times New Roman" w:hAnsi="Times New Roman" w:cs="Times New Roman"/>
                <w:szCs w:val="24"/>
              </w:rPr>
              <w:t>On 5-8</w:t>
            </w:r>
            <w:r w:rsidRPr="00C83829">
              <w:rPr>
                <w:rFonts w:ascii="Times New Roman" w:hAnsi="Times New Roman" w:cs="Times New Roman"/>
                <w:szCs w:val="24"/>
                <w:vertAlign w:val="superscript"/>
              </w:rPr>
              <w:t>th</w:t>
            </w:r>
            <w:r w:rsidRPr="00C83829">
              <w:rPr>
                <w:rFonts w:ascii="Times New Roman" w:hAnsi="Times New Roman" w:cs="Times New Roman"/>
                <w:szCs w:val="24"/>
              </w:rPr>
              <w:t xml:space="preserve"> September 2024</w:t>
            </w:r>
          </w:p>
        </w:tc>
      </w:tr>
      <w:tr w:rsidR="00681709" w:rsidRPr="00C83829" w14:paraId="20C8C5E1" w14:textId="77777777" w:rsidTr="005C5876">
        <w:tc>
          <w:tcPr>
            <w:tcW w:w="2695" w:type="dxa"/>
          </w:tcPr>
          <w:p w14:paraId="0B5CBACF" w14:textId="77777777" w:rsidR="00574CBF" w:rsidRPr="00C83829" w:rsidRDefault="00574CBF" w:rsidP="00C83829">
            <w:pPr>
              <w:rPr>
                <w:rFonts w:ascii="Times New Roman" w:hAnsi="Times New Roman" w:cs="Times New Roman"/>
                <w:szCs w:val="24"/>
              </w:rPr>
            </w:pPr>
            <w:r w:rsidRPr="00C83829">
              <w:rPr>
                <w:rFonts w:ascii="Times New Roman" w:hAnsi="Times New Roman" w:cs="Times New Roman"/>
                <w:szCs w:val="24"/>
              </w:rPr>
              <w:t>Title</w:t>
            </w:r>
          </w:p>
        </w:tc>
        <w:tc>
          <w:tcPr>
            <w:tcW w:w="6655" w:type="dxa"/>
          </w:tcPr>
          <w:p w14:paraId="7F775A1B" w14:textId="2AD4A635" w:rsidR="00574CBF" w:rsidRPr="00C83829" w:rsidRDefault="00574CBF" w:rsidP="00C83829">
            <w:pPr>
              <w:rPr>
                <w:rFonts w:ascii="Times New Roman" w:hAnsi="Times New Roman" w:cs="Times New Roman"/>
                <w:szCs w:val="24"/>
              </w:rPr>
            </w:pPr>
            <w:r w:rsidRPr="00C83829">
              <w:rPr>
                <w:rFonts w:ascii="Times New Roman" w:hAnsi="Times New Roman" w:cs="Times New Roman"/>
                <w:b/>
                <w:bCs/>
                <w:szCs w:val="24"/>
              </w:rPr>
              <w:t>Workshop Participation</w:t>
            </w:r>
            <w:r w:rsidR="004646E4" w:rsidRPr="00C83829">
              <w:rPr>
                <w:rFonts w:ascii="Times New Roman" w:hAnsi="Times New Roman" w:cs="Times New Roman"/>
                <w:b/>
                <w:bCs/>
                <w:szCs w:val="24"/>
              </w:rPr>
              <w:t xml:space="preserve"> in</w:t>
            </w:r>
            <w:r w:rsidRPr="00C83829">
              <w:rPr>
                <w:rFonts w:ascii="Times New Roman" w:hAnsi="Times New Roman" w:cs="Times New Roman"/>
                <w:b/>
                <w:bCs/>
                <w:szCs w:val="24"/>
              </w:rPr>
              <w:t xml:space="preserve"> Advanced Institute on Health Investigation and Air Sensing for Asian Pollution (AI on Hi-ASAP) workshop</w:t>
            </w:r>
          </w:p>
        </w:tc>
      </w:tr>
      <w:tr w:rsidR="00681709" w:rsidRPr="00C83829" w14:paraId="69512EF2" w14:textId="77777777" w:rsidTr="005C5876">
        <w:tc>
          <w:tcPr>
            <w:tcW w:w="2695" w:type="dxa"/>
          </w:tcPr>
          <w:p w14:paraId="515C1D2F" w14:textId="77777777" w:rsidR="00574CBF" w:rsidRPr="00C83829" w:rsidRDefault="00574CBF" w:rsidP="00C83829">
            <w:pPr>
              <w:rPr>
                <w:rFonts w:ascii="Times New Roman" w:hAnsi="Times New Roman" w:cs="Times New Roman"/>
                <w:szCs w:val="24"/>
              </w:rPr>
            </w:pPr>
            <w:r w:rsidRPr="00C83829">
              <w:rPr>
                <w:rFonts w:ascii="Times New Roman" w:hAnsi="Times New Roman" w:cs="Times New Roman"/>
                <w:szCs w:val="24"/>
              </w:rPr>
              <w:t>paragraph</w:t>
            </w:r>
          </w:p>
        </w:tc>
        <w:tc>
          <w:tcPr>
            <w:tcW w:w="6655" w:type="dxa"/>
          </w:tcPr>
          <w:p w14:paraId="22B101EC" w14:textId="3F649B2C" w:rsidR="00134CA8" w:rsidRPr="00C83829" w:rsidRDefault="00574CBF" w:rsidP="00C83829">
            <w:pPr>
              <w:rPr>
                <w:rFonts w:ascii="Times New Roman" w:hAnsi="Times New Roman" w:cs="Times New Roman"/>
                <w:szCs w:val="24"/>
              </w:rPr>
            </w:pPr>
            <w:r w:rsidRPr="00C83829">
              <w:rPr>
                <w:rFonts w:ascii="Times New Roman" w:hAnsi="Times New Roman" w:cs="Times New Roman"/>
                <w:szCs w:val="24"/>
              </w:rPr>
              <w:t>On 5-8</w:t>
            </w:r>
            <w:r w:rsidRPr="00C83829">
              <w:rPr>
                <w:rFonts w:ascii="Times New Roman" w:hAnsi="Times New Roman" w:cs="Times New Roman"/>
                <w:szCs w:val="24"/>
                <w:vertAlign w:val="superscript"/>
              </w:rPr>
              <w:t>th</w:t>
            </w:r>
            <w:r w:rsidRPr="00C83829">
              <w:rPr>
                <w:rFonts w:ascii="Times New Roman" w:hAnsi="Times New Roman" w:cs="Times New Roman"/>
                <w:szCs w:val="24"/>
              </w:rPr>
              <w:t xml:space="preserve"> September 2024, Dr. Lai Nguyen Huy and Dr. Truong Thi Huyen (AirQC members) attended </w:t>
            </w:r>
            <w:r w:rsidR="0024366F" w:rsidRPr="00C83829">
              <w:rPr>
                <w:rFonts w:ascii="Times New Roman" w:hAnsi="Times New Roman" w:cs="Times New Roman"/>
                <w:szCs w:val="24"/>
              </w:rPr>
              <w:t xml:space="preserve">the </w:t>
            </w:r>
            <w:r w:rsidR="00134CA8" w:rsidRPr="00C83829">
              <w:rPr>
                <w:rFonts w:ascii="Times New Roman" w:hAnsi="Times New Roman" w:cs="Times New Roman"/>
                <w:szCs w:val="24"/>
              </w:rPr>
              <w:t xml:space="preserve">Advanced Institute on Health Investigation and Air Sensing for Asian Pollution (AI on Hi-ASAP) </w:t>
            </w:r>
            <w:r w:rsidR="0024366F" w:rsidRPr="00C83829">
              <w:rPr>
                <w:rFonts w:ascii="Times New Roman" w:hAnsi="Times New Roman" w:cs="Times New Roman"/>
                <w:szCs w:val="24"/>
              </w:rPr>
              <w:t xml:space="preserve">training </w:t>
            </w:r>
            <w:r w:rsidR="00134CA8" w:rsidRPr="00C83829">
              <w:rPr>
                <w:rFonts w:ascii="Times New Roman" w:hAnsi="Times New Roman" w:cs="Times New Roman"/>
                <w:szCs w:val="24"/>
              </w:rPr>
              <w:t>workshop</w:t>
            </w:r>
            <w:r w:rsidR="00DD3EDF" w:rsidRPr="00C83829">
              <w:rPr>
                <w:rFonts w:ascii="Times New Roman" w:hAnsi="Times New Roman" w:cs="Times New Roman"/>
                <w:szCs w:val="24"/>
              </w:rPr>
              <w:t xml:space="preserve"> in Putrajaya, Malaysia. This event is hosted and organized by the IRDR International Centre of </w:t>
            </w:r>
            <w:r w:rsidR="00DD3EDF" w:rsidRPr="00C83829">
              <w:rPr>
                <w:rFonts w:ascii="Times New Roman" w:hAnsi="Times New Roman" w:cs="Times New Roman"/>
                <w:szCs w:val="24"/>
              </w:rPr>
              <w:lastRenderedPageBreak/>
              <w:t xml:space="preserve">Excellence (IRDR </w:t>
            </w:r>
            <w:proofErr w:type="spellStart"/>
            <w:r w:rsidR="00DD3EDF" w:rsidRPr="00C83829">
              <w:rPr>
                <w:rFonts w:ascii="Times New Roman" w:hAnsi="Times New Roman" w:cs="Times New Roman"/>
                <w:szCs w:val="24"/>
              </w:rPr>
              <w:t>ICoE</w:t>
            </w:r>
            <w:proofErr w:type="spellEnd"/>
            <w:r w:rsidR="00DD3EDF" w:rsidRPr="00C83829">
              <w:rPr>
                <w:rFonts w:ascii="Times New Roman" w:hAnsi="Times New Roman" w:cs="Times New Roman"/>
                <w:szCs w:val="24"/>
              </w:rPr>
              <w:t>-Taipei) in partnership with the International Science Council (ISC), Future Earth Taipei, International Global Atmospheric Chemistry - Monsoon Asia and Oceania Networking Group (IGAC- MANGO), University of Putra Malaysia, and National University of Malaysia.</w:t>
            </w:r>
            <w:r w:rsidRPr="00C83829">
              <w:rPr>
                <w:rFonts w:ascii="Times New Roman" w:hAnsi="Times New Roman" w:cs="Times New Roman"/>
                <w:szCs w:val="24"/>
              </w:rPr>
              <w:t xml:space="preserve"> </w:t>
            </w:r>
          </w:p>
          <w:p w14:paraId="4E15898C" w14:textId="77777777" w:rsidR="00134CA8" w:rsidRPr="00C83829" w:rsidRDefault="00134CA8" w:rsidP="00C83829">
            <w:pPr>
              <w:rPr>
                <w:rFonts w:ascii="Times New Roman" w:hAnsi="Times New Roman" w:cs="Times New Roman"/>
                <w:szCs w:val="24"/>
              </w:rPr>
            </w:pPr>
          </w:p>
          <w:p w14:paraId="39C0BD76" w14:textId="77777777" w:rsidR="00574CBF" w:rsidRPr="00C83829" w:rsidRDefault="00574CBF" w:rsidP="00C83829">
            <w:pPr>
              <w:rPr>
                <w:rFonts w:ascii="Times New Roman" w:hAnsi="Times New Roman" w:cs="Times New Roman"/>
                <w:szCs w:val="24"/>
              </w:rPr>
            </w:pPr>
            <w:r w:rsidRPr="00C83829">
              <w:rPr>
                <w:rFonts w:ascii="Times New Roman" w:hAnsi="Times New Roman" w:cs="Times New Roman"/>
                <w:szCs w:val="24"/>
              </w:rPr>
              <w:t>This workshop aims to provide young to mid-career practitioners and researchers interested in air pollution and health research in Asia with knowledge, experience, and hands-on practice in the techniques and methodologies required to conduct research with the aim of reducing the health risks of air pollution.</w:t>
            </w:r>
          </w:p>
          <w:p w14:paraId="7D140E57" w14:textId="77777777" w:rsidR="00DD3EDF" w:rsidRPr="00C83829" w:rsidRDefault="00DD3EDF" w:rsidP="00C83829">
            <w:pPr>
              <w:rPr>
                <w:rFonts w:ascii="Times New Roman" w:hAnsi="Times New Roman" w:cs="Times New Roman"/>
                <w:szCs w:val="24"/>
              </w:rPr>
            </w:pPr>
          </w:p>
          <w:p w14:paraId="30908A22" w14:textId="77777777" w:rsidR="00DD3EDF" w:rsidRPr="00C83829" w:rsidRDefault="00DD3EDF" w:rsidP="00C83829">
            <w:pPr>
              <w:rPr>
                <w:rFonts w:ascii="Times New Roman" w:hAnsi="Times New Roman" w:cs="Times New Roman"/>
                <w:szCs w:val="24"/>
              </w:rPr>
            </w:pPr>
          </w:p>
          <w:p w14:paraId="55D862BF" w14:textId="57BEB163" w:rsidR="00DD3EDF" w:rsidRPr="00C83829" w:rsidRDefault="00DD3EDF" w:rsidP="00C83829">
            <w:pPr>
              <w:rPr>
                <w:rFonts w:ascii="Times New Roman" w:hAnsi="Times New Roman" w:cs="Times New Roman"/>
                <w:szCs w:val="24"/>
              </w:rPr>
            </w:pPr>
            <w:r w:rsidRPr="00C83829">
              <w:rPr>
                <w:rFonts w:ascii="Times New Roman" w:hAnsi="Times New Roman" w:cs="Times New Roman"/>
                <w:szCs w:val="24"/>
              </w:rPr>
              <w:t xml:space="preserve">The details of the event can be found at </w:t>
            </w:r>
            <w:hyperlink r:id="rId23" w:history="1">
              <w:r w:rsidR="00050280" w:rsidRPr="00C83829">
                <w:rPr>
                  <w:rStyle w:val="Hyperlink"/>
                  <w:rFonts w:ascii="Times New Roman" w:hAnsi="Times New Roman" w:cs="Times New Roman"/>
                  <w:szCs w:val="24"/>
                </w:rPr>
                <w:t>https://www.ukm.my/talib/news/advanced-institute-on-health-investigation-and-air-sensing-for-asian-pollution-ai-on-hi-asap/</w:t>
              </w:r>
            </w:hyperlink>
            <w:r w:rsidR="00050280" w:rsidRPr="00C83829">
              <w:rPr>
                <w:rFonts w:ascii="Times New Roman" w:hAnsi="Times New Roman" w:cs="Times New Roman"/>
                <w:szCs w:val="24"/>
              </w:rPr>
              <w:t xml:space="preserve"> </w:t>
            </w:r>
          </w:p>
        </w:tc>
      </w:tr>
      <w:tr w:rsidR="00681709" w:rsidRPr="00C83829" w14:paraId="10E1D6C2" w14:textId="77777777" w:rsidTr="005C5876">
        <w:tc>
          <w:tcPr>
            <w:tcW w:w="2695" w:type="dxa"/>
          </w:tcPr>
          <w:p w14:paraId="6A82F9E4" w14:textId="77777777" w:rsidR="00574CBF" w:rsidRPr="00C83829" w:rsidRDefault="00574CBF" w:rsidP="00C83829">
            <w:pPr>
              <w:rPr>
                <w:rFonts w:ascii="Times New Roman" w:hAnsi="Times New Roman" w:cs="Times New Roman"/>
                <w:szCs w:val="24"/>
              </w:rPr>
            </w:pPr>
            <w:r w:rsidRPr="00C83829">
              <w:rPr>
                <w:rFonts w:ascii="Times New Roman" w:hAnsi="Times New Roman" w:cs="Times New Roman"/>
                <w:szCs w:val="24"/>
              </w:rPr>
              <w:lastRenderedPageBreak/>
              <w:t>Photo</w:t>
            </w:r>
          </w:p>
        </w:tc>
        <w:tc>
          <w:tcPr>
            <w:tcW w:w="6655" w:type="dxa"/>
          </w:tcPr>
          <w:p w14:paraId="37D10BDE" w14:textId="6CB00CC3" w:rsidR="00574CBF" w:rsidRPr="00C83829" w:rsidRDefault="00DD3EDF" w:rsidP="00C83829">
            <w:pPr>
              <w:tabs>
                <w:tab w:val="left" w:pos="1290"/>
              </w:tabs>
              <w:rPr>
                <w:rFonts w:ascii="Times New Roman" w:hAnsi="Times New Roman" w:cs="Times New Roman"/>
                <w:szCs w:val="24"/>
              </w:rPr>
            </w:pPr>
            <w:r w:rsidRPr="00C83829">
              <w:rPr>
                <w:rFonts w:ascii="Times New Roman" w:hAnsi="Times New Roman" w:cs="Times New Roman"/>
                <w:noProof/>
                <w:szCs w:val="24"/>
              </w:rPr>
              <w:drawing>
                <wp:inline distT="0" distB="0" distL="0" distR="0" wp14:anchorId="0F14B368" wp14:editId="51153DAC">
                  <wp:extent cx="2764343" cy="2073848"/>
                  <wp:effectExtent l="0" t="0" r="0" b="3175"/>
                  <wp:docPr id="1211025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64343" cy="2073848"/>
                          </a:xfrm>
                          <a:prstGeom prst="rect">
                            <a:avLst/>
                          </a:prstGeom>
                          <a:noFill/>
                          <a:ln>
                            <a:noFill/>
                          </a:ln>
                        </pic:spPr>
                      </pic:pic>
                    </a:graphicData>
                  </a:graphic>
                </wp:inline>
              </w:drawing>
            </w:r>
          </w:p>
          <w:p w14:paraId="3C0B287E" w14:textId="77777777" w:rsidR="00DD3EDF" w:rsidRPr="00C83829" w:rsidRDefault="00DD3EDF" w:rsidP="00C83829">
            <w:pPr>
              <w:tabs>
                <w:tab w:val="left" w:pos="1290"/>
              </w:tabs>
              <w:rPr>
                <w:rFonts w:ascii="Times New Roman" w:hAnsi="Times New Roman" w:cs="Times New Roman"/>
                <w:szCs w:val="24"/>
              </w:rPr>
            </w:pPr>
          </w:p>
          <w:p w14:paraId="3DB982F5" w14:textId="63AF3B9A" w:rsidR="00681709" w:rsidRPr="00C83829" w:rsidRDefault="00681709" w:rsidP="00C83829">
            <w:pPr>
              <w:tabs>
                <w:tab w:val="left" w:pos="1290"/>
              </w:tabs>
              <w:rPr>
                <w:rFonts w:ascii="Times New Roman" w:hAnsi="Times New Roman" w:cs="Times New Roman"/>
                <w:szCs w:val="24"/>
              </w:rPr>
            </w:pPr>
            <w:r w:rsidRPr="00C83829">
              <w:rPr>
                <w:rFonts w:ascii="Times New Roman" w:hAnsi="Times New Roman" w:cs="Times New Roman"/>
                <w:noProof/>
                <w:szCs w:val="24"/>
              </w:rPr>
              <w:drawing>
                <wp:inline distT="0" distB="0" distL="0" distR="0" wp14:anchorId="548E7E34" wp14:editId="65AA6A67">
                  <wp:extent cx="3289300" cy="2191008"/>
                  <wp:effectExtent l="0" t="0" r="6350" b="0"/>
                  <wp:docPr id="1854253914" name="Picture 3"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53914" name="Picture 3" descr="A group of people posing for a photo&#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312176" cy="2206246"/>
                          </a:xfrm>
                          <a:prstGeom prst="rect">
                            <a:avLst/>
                          </a:prstGeom>
                        </pic:spPr>
                      </pic:pic>
                    </a:graphicData>
                  </a:graphic>
                </wp:inline>
              </w:drawing>
            </w:r>
          </w:p>
        </w:tc>
      </w:tr>
    </w:tbl>
    <w:p w14:paraId="6DE6337B" w14:textId="77777777" w:rsidR="00B75B90" w:rsidRDefault="00B75B90" w:rsidP="00C83829">
      <w:pPr>
        <w:spacing w:after="0" w:line="240" w:lineRule="auto"/>
        <w:jc w:val="both"/>
        <w:rPr>
          <w:rFonts w:ascii="Times New Roman" w:hAnsi="Times New Roman" w:cs="Times New Roman"/>
          <w:szCs w:val="24"/>
        </w:rPr>
      </w:pPr>
    </w:p>
    <w:p w14:paraId="7F7D571F" w14:textId="77777777" w:rsidR="00BF7C9B" w:rsidRDefault="00BF7C9B" w:rsidP="00C83829">
      <w:pPr>
        <w:pStyle w:val="Heading1"/>
        <w:spacing w:line="240" w:lineRule="auto"/>
        <w:rPr>
          <w:rFonts w:ascii="Times New Roman" w:hAnsi="Times New Roman" w:cs="Times New Roman"/>
          <w:noProof/>
          <w:sz w:val="24"/>
          <w:szCs w:val="24"/>
        </w:rPr>
        <w:sectPr w:rsidR="00BF7C9B" w:rsidSect="00BF7C9B">
          <w:pgSz w:w="11906" w:h="16838" w:code="9"/>
          <w:pgMar w:top="1440" w:right="1440" w:bottom="1440" w:left="1440" w:header="720" w:footer="720" w:gutter="0"/>
          <w:cols w:space="720"/>
          <w:docGrid w:linePitch="360"/>
        </w:sectPr>
      </w:pPr>
    </w:p>
    <w:p w14:paraId="59FF08AC" w14:textId="6AD8BA15" w:rsidR="00813AA1" w:rsidRDefault="00AF6C7C" w:rsidP="00C83829">
      <w:pPr>
        <w:pStyle w:val="Heading1"/>
        <w:spacing w:line="240" w:lineRule="auto"/>
        <w:rPr>
          <w:rFonts w:ascii="Times New Roman" w:hAnsi="Times New Roman" w:cs="Times New Roman"/>
          <w:noProof/>
          <w:sz w:val="24"/>
          <w:szCs w:val="24"/>
        </w:rPr>
      </w:pPr>
      <w:r w:rsidRPr="00C83829">
        <w:rPr>
          <w:rFonts w:ascii="Times New Roman" w:hAnsi="Times New Roman" w:cs="Times New Roman"/>
          <w:noProof/>
          <w:sz w:val="24"/>
          <w:szCs w:val="24"/>
        </w:rPr>
        <w:lastRenderedPageBreak/>
        <w:t>Media</w:t>
      </w:r>
    </w:p>
    <w:p w14:paraId="6DDB9242" w14:textId="77777777" w:rsidR="00BF7C9B" w:rsidRDefault="00BF7C9B" w:rsidP="00BF7C9B">
      <w:pPr>
        <w:rPr>
          <w:rFonts w:ascii="Times New Roman" w:hAnsi="Times New Roman" w:cs="Times New Roman"/>
        </w:rPr>
      </w:pPr>
    </w:p>
    <w:p w14:paraId="1FF61ED4" w14:textId="77777777" w:rsidR="00BF7C9B" w:rsidRDefault="00BF7C9B" w:rsidP="00BF7C9B">
      <w:pPr>
        <w:spacing w:after="0" w:line="240" w:lineRule="auto"/>
        <w:jc w:val="both"/>
        <w:rPr>
          <w:rFonts w:ascii="Times New Roman" w:hAnsi="Times New Roman" w:cs="Times New Roman"/>
          <w:szCs w:val="24"/>
        </w:rPr>
      </w:pPr>
    </w:p>
    <w:p w14:paraId="4009672F" w14:textId="77777777" w:rsidR="00BF7C9B" w:rsidRPr="00C83829" w:rsidRDefault="00BF7C9B" w:rsidP="00BF7C9B">
      <w:pPr>
        <w:spacing w:after="0" w:line="240" w:lineRule="auto"/>
        <w:jc w:val="both"/>
        <w:rPr>
          <w:rFonts w:ascii="Times New Roman" w:hAnsi="Times New Roman" w:cs="Times New Roman"/>
          <w:szCs w:val="24"/>
        </w:rPr>
      </w:pPr>
    </w:p>
    <w:tbl>
      <w:tblPr>
        <w:tblStyle w:val="TableGrid"/>
        <w:tblW w:w="0" w:type="auto"/>
        <w:tblLook w:val="04A0" w:firstRow="1" w:lastRow="0" w:firstColumn="1" w:lastColumn="0" w:noHBand="0" w:noVBand="1"/>
      </w:tblPr>
      <w:tblGrid>
        <w:gridCol w:w="2532"/>
        <w:gridCol w:w="6484"/>
      </w:tblGrid>
      <w:tr w:rsidR="00BF7C9B" w:rsidRPr="00C83829" w14:paraId="309CDB95" w14:textId="77777777" w:rsidTr="00871969">
        <w:tc>
          <w:tcPr>
            <w:tcW w:w="2695" w:type="dxa"/>
          </w:tcPr>
          <w:p w14:paraId="43C84A72"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Date</w:t>
            </w:r>
          </w:p>
        </w:tc>
        <w:tc>
          <w:tcPr>
            <w:tcW w:w="6655" w:type="dxa"/>
          </w:tcPr>
          <w:p w14:paraId="75DCBF1E"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23 September 2025</w:t>
            </w:r>
          </w:p>
        </w:tc>
      </w:tr>
      <w:tr w:rsidR="00BF7C9B" w:rsidRPr="00C83829" w14:paraId="6EF82AD2" w14:textId="77777777" w:rsidTr="00871969">
        <w:tc>
          <w:tcPr>
            <w:tcW w:w="2695" w:type="dxa"/>
          </w:tcPr>
          <w:p w14:paraId="0CA0BC5F"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Title</w:t>
            </w:r>
          </w:p>
        </w:tc>
        <w:tc>
          <w:tcPr>
            <w:tcW w:w="6655" w:type="dxa"/>
          </w:tcPr>
          <w:p w14:paraId="0D6748CE" w14:textId="77777777" w:rsidR="00BF7C9B" w:rsidRPr="00C83829" w:rsidRDefault="00BF7C9B" w:rsidP="00871969">
            <w:pPr>
              <w:rPr>
                <w:rFonts w:ascii="Times New Roman" w:hAnsi="Times New Roman" w:cs="Times New Roman"/>
                <w:b/>
                <w:bCs/>
                <w:szCs w:val="24"/>
              </w:rPr>
            </w:pPr>
            <w:r w:rsidRPr="00C83829">
              <w:rPr>
                <w:rFonts w:ascii="Times New Roman" w:hAnsi="Times New Roman" w:cs="Times New Roman"/>
                <w:b/>
                <w:bCs/>
                <w:szCs w:val="24"/>
              </w:rPr>
              <w:t xml:space="preserve">Public Seminar at Universitas Sriwijaya, in Palembang, Indonesia, </w:t>
            </w:r>
            <w:r w:rsidRPr="00C83829">
              <w:rPr>
                <w:rFonts w:ascii="Times New Roman" w:hAnsi="Times New Roman" w:cs="Times New Roman"/>
                <w:szCs w:val="24"/>
              </w:rPr>
              <w:t>23</w:t>
            </w:r>
            <w:r w:rsidRPr="00C83829">
              <w:rPr>
                <w:rFonts w:ascii="Times New Roman" w:hAnsi="Times New Roman" w:cs="Times New Roman"/>
                <w:szCs w:val="24"/>
                <w:vertAlign w:val="superscript"/>
              </w:rPr>
              <w:t>rd</w:t>
            </w:r>
            <w:r w:rsidRPr="00C83829">
              <w:rPr>
                <w:rFonts w:ascii="Times New Roman" w:hAnsi="Times New Roman" w:cs="Times New Roman"/>
                <w:szCs w:val="24"/>
              </w:rPr>
              <w:t xml:space="preserve"> September 2025</w:t>
            </w:r>
          </w:p>
          <w:p w14:paraId="4E60B477" w14:textId="77777777" w:rsidR="00BF7C9B" w:rsidRPr="00C83829" w:rsidRDefault="00BF7C9B" w:rsidP="00871969">
            <w:pPr>
              <w:rPr>
                <w:rFonts w:ascii="Times New Roman" w:hAnsi="Times New Roman" w:cs="Times New Roman"/>
                <w:strike/>
                <w:szCs w:val="24"/>
              </w:rPr>
            </w:pPr>
            <w:commentRangeStart w:id="8"/>
            <w:r w:rsidRPr="00C83829">
              <w:rPr>
                <w:rFonts w:ascii="Times New Roman" w:hAnsi="Times New Roman" w:cs="Times New Roman"/>
                <w:b/>
                <w:bCs/>
                <w:strike/>
                <w:szCs w:val="24"/>
              </w:rPr>
              <w:t>Organization of Conferences/Seminars/Workshops</w:t>
            </w:r>
            <w:commentRangeEnd w:id="8"/>
            <w:r w:rsidRPr="00C83829">
              <w:rPr>
                <w:rStyle w:val="CommentReference"/>
                <w:rFonts w:ascii="Times New Roman" w:hAnsi="Times New Roman" w:cs="Times New Roman"/>
                <w:strike/>
                <w:sz w:val="24"/>
                <w:szCs w:val="24"/>
              </w:rPr>
              <w:commentReference w:id="8"/>
            </w:r>
          </w:p>
        </w:tc>
      </w:tr>
      <w:tr w:rsidR="00BF7C9B" w:rsidRPr="00C83829" w14:paraId="739C81E0" w14:textId="77777777" w:rsidTr="00871969">
        <w:tc>
          <w:tcPr>
            <w:tcW w:w="2695" w:type="dxa"/>
          </w:tcPr>
          <w:p w14:paraId="418FA237"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paragraph</w:t>
            </w:r>
          </w:p>
        </w:tc>
        <w:tc>
          <w:tcPr>
            <w:tcW w:w="6655" w:type="dxa"/>
          </w:tcPr>
          <w:p w14:paraId="3E4EEF6C" w14:textId="77777777" w:rsidR="00BF7C9B" w:rsidRPr="00C83829" w:rsidRDefault="00BF7C9B" w:rsidP="00871969">
            <w:pPr>
              <w:rPr>
                <w:rFonts w:ascii="Times New Roman" w:hAnsi="Times New Roman" w:cs="Times New Roman"/>
                <w:szCs w:val="24"/>
              </w:rPr>
            </w:pPr>
            <w:r w:rsidRPr="00A4628D">
              <w:rPr>
                <w:rFonts w:ascii="Times New Roman" w:hAnsi="Times New Roman" w:cs="Times New Roman"/>
                <w:szCs w:val="24"/>
              </w:rPr>
              <w:t>On 23 September 2025, Prof. Nguyen Thi Kim Oanh and Dr. Lai Nguyen Huy</w:t>
            </w:r>
            <w:r w:rsidRPr="00C83829">
              <w:rPr>
                <w:rFonts w:ascii="Times New Roman" w:hAnsi="Times New Roman" w:cs="Times New Roman"/>
                <w:szCs w:val="24"/>
              </w:rPr>
              <w:t xml:space="preserve"> (</w:t>
            </w:r>
            <w:r w:rsidRPr="00A4628D">
              <w:rPr>
                <w:rFonts w:ascii="Times New Roman" w:hAnsi="Times New Roman" w:cs="Times New Roman"/>
                <w:szCs w:val="24"/>
              </w:rPr>
              <w:t>AirQC</w:t>
            </w:r>
            <w:r w:rsidRPr="00C83829">
              <w:rPr>
                <w:rFonts w:ascii="Times New Roman" w:hAnsi="Times New Roman" w:cs="Times New Roman"/>
                <w:szCs w:val="24"/>
              </w:rPr>
              <w:t>’s</w:t>
            </w:r>
            <w:r w:rsidRPr="00A4628D">
              <w:rPr>
                <w:rFonts w:ascii="Times New Roman" w:hAnsi="Times New Roman" w:cs="Times New Roman"/>
                <w:szCs w:val="24"/>
              </w:rPr>
              <w:t xml:space="preserve"> team</w:t>
            </w:r>
            <w:r w:rsidRPr="00C83829">
              <w:rPr>
                <w:rFonts w:ascii="Times New Roman" w:hAnsi="Times New Roman" w:cs="Times New Roman"/>
                <w:szCs w:val="24"/>
              </w:rPr>
              <w:t xml:space="preserve">) </w:t>
            </w:r>
            <w:r w:rsidRPr="00A4628D">
              <w:rPr>
                <w:rFonts w:ascii="Times New Roman" w:hAnsi="Times New Roman" w:cs="Times New Roman"/>
                <w:szCs w:val="24"/>
              </w:rPr>
              <w:t xml:space="preserve">participated in a </w:t>
            </w:r>
            <w:r w:rsidRPr="00A4628D">
              <w:rPr>
                <w:rFonts w:ascii="Times New Roman" w:hAnsi="Times New Roman" w:cs="Times New Roman"/>
                <w:b/>
                <w:bCs/>
                <w:szCs w:val="24"/>
              </w:rPr>
              <w:t xml:space="preserve">policy workshop </w:t>
            </w:r>
            <w:r w:rsidRPr="00C83829">
              <w:rPr>
                <w:rFonts w:ascii="Times New Roman" w:hAnsi="Times New Roman" w:cs="Times New Roman"/>
                <w:b/>
                <w:bCs/>
                <w:szCs w:val="24"/>
              </w:rPr>
              <w:t>in Jakarta</w:t>
            </w:r>
            <w:r w:rsidRPr="00A4628D">
              <w:rPr>
                <w:rFonts w:ascii="Times New Roman" w:hAnsi="Times New Roman" w:cs="Times New Roman"/>
                <w:b/>
                <w:bCs/>
                <w:szCs w:val="24"/>
              </w:rPr>
              <w:t>, Indonesia</w:t>
            </w:r>
            <w:r w:rsidRPr="00A4628D">
              <w:rPr>
                <w:rFonts w:ascii="Times New Roman" w:hAnsi="Times New Roman" w:cs="Times New Roman"/>
                <w:szCs w:val="24"/>
              </w:rPr>
              <w:t xml:space="preserve">, organized under the </w:t>
            </w:r>
            <w:r w:rsidRPr="00A4628D">
              <w:rPr>
                <w:rFonts w:ascii="Times New Roman" w:hAnsi="Times New Roman" w:cs="Times New Roman"/>
                <w:b/>
                <w:bCs/>
                <w:szCs w:val="24"/>
              </w:rPr>
              <w:t>HEAL-HAZE</w:t>
            </w:r>
            <w:r w:rsidRPr="00A4628D">
              <w:rPr>
                <w:rFonts w:ascii="Times New Roman" w:hAnsi="Times New Roman" w:cs="Times New Roman"/>
                <w:szCs w:val="24"/>
              </w:rPr>
              <w:t xml:space="preserve"> and </w:t>
            </w:r>
            <w:r w:rsidRPr="00A4628D">
              <w:rPr>
                <w:rFonts w:ascii="Times New Roman" w:hAnsi="Times New Roman" w:cs="Times New Roman"/>
                <w:b/>
                <w:bCs/>
                <w:szCs w:val="24"/>
              </w:rPr>
              <w:t>CANBREATHE</w:t>
            </w:r>
            <w:r w:rsidRPr="00A4628D">
              <w:rPr>
                <w:rFonts w:ascii="Times New Roman" w:hAnsi="Times New Roman" w:cs="Times New Roman"/>
                <w:szCs w:val="24"/>
              </w:rPr>
              <w:t xml:space="preserve"> projects. </w:t>
            </w:r>
          </w:p>
          <w:p w14:paraId="7543DB19" w14:textId="77777777" w:rsidR="00BF7C9B" w:rsidRPr="00C83829" w:rsidRDefault="00BF7C9B" w:rsidP="00871969">
            <w:pPr>
              <w:rPr>
                <w:rFonts w:ascii="Times New Roman" w:hAnsi="Times New Roman" w:cs="Times New Roman"/>
                <w:szCs w:val="24"/>
              </w:rPr>
            </w:pPr>
          </w:p>
          <w:p w14:paraId="47393841" w14:textId="77777777" w:rsidR="00BF7C9B" w:rsidRPr="00A4628D" w:rsidRDefault="00BF7C9B" w:rsidP="00871969">
            <w:pPr>
              <w:rPr>
                <w:rFonts w:ascii="Times New Roman" w:hAnsi="Times New Roman" w:cs="Times New Roman"/>
                <w:szCs w:val="24"/>
              </w:rPr>
            </w:pPr>
            <w:r w:rsidRPr="00A4628D">
              <w:rPr>
                <w:rFonts w:ascii="Times New Roman" w:hAnsi="Times New Roman" w:cs="Times New Roman"/>
                <w:szCs w:val="24"/>
              </w:rPr>
              <w:t xml:space="preserve">During the workshop, presented the </w:t>
            </w:r>
            <w:r w:rsidRPr="00A4628D">
              <w:rPr>
                <w:rFonts w:ascii="Times New Roman" w:hAnsi="Times New Roman" w:cs="Times New Roman"/>
                <w:b/>
                <w:bCs/>
                <w:szCs w:val="24"/>
              </w:rPr>
              <w:t>prototype of a DIY air purifier</w:t>
            </w:r>
            <w:r w:rsidRPr="00A4628D">
              <w:rPr>
                <w:rFonts w:ascii="Times New Roman" w:hAnsi="Times New Roman" w:cs="Times New Roman"/>
                <w:szCs w:val="24"/>
              </w:rPr>
              <w:t xml:space="preserve"> designed for Clean Air Room interventions</w:t>
            </w:r>
            <w:r w:rsidRPr="00C83829">
              <w:rPr>
                <w:rFonts w:ascii="Times New Roman" w:hAnsi="Times New Roman" w:cs="Times New Roman"/>
                <w:szCs w:val="24"/>
              </w:rPr>
              <w:t xml:space="preserve"> and organized a </w:t>
            </w:r>
            <w:r w:rsidRPr="00A4628D">
              <w:rPr>
                <w:rFonts w:ascii="Times New Roman" w:hAnsi="Times New Roman" w:cs="Times New Roman"/>
                <w:b/>
                <w:bCs/>
                <w:szCs w:val="24"/>
              </w:rPr>
              <w:t>panel discussion on “Community Empowerment for Environmental Health and Health Equity,”</w:t>
            </w:r>
            <w:r w:rsidRPr="00A4628D">
              <w:rPr>
                <w:rFonts w:ascii="Times New Roman" w:hAnsi="Times New Roman" w:cs="Times New Roman"/>
                <w:szCs w:val="24"/>
              </w:rPr>
              <w:t xml:space="preserve"> sharing experiences and lessons learned alongside </w:t>
            </w:r>
            <w:proofErr w:type="spellStart"/>
            <w:r w:rsidRPr="00A4628D">
              <w:rPr>
                <w:rFonts w:ascii="Times New Roman" w:hAnsi="Times New Roman" w:cs="Times New Roman"/>
                <w:b/>
                <w:bCs/>
                <w:szCs w:val="24"/>
              </w:rPr>
              <w:t>Bicara</w:t>
            </w:r>
            <w:proofErr w:type="spellEnd"/>
            <w:r w:rsidRPr="00A4628D">
              <w:rPr>
                <w:rFonts w:ascii="Times New Roman" w:hAnsi="Times New Roman" w:cs="Times New Roman"/>
                <w:b/>
                <w:bCs/>
                <w:szCs w:val="24"/>
              </w:rPr>
              <w:t xml:space="preserve"> Udara</w:t>
            </w:r>
            <w:r w:rsidRPr="00A4628D">
              <w:rPr>
                <w:rFonts w:ascii="Times New Roman" w:hAnsi="Times New Roman" w:cs="Times New Roman"/>
                <w:szCs w:val="24"/>
              </w:rPr>
              <w:t xml:space="preserve">, </w:t>
            </w:r>
            <w:r w:rsidRPr="00A4628D">
              <w:rPr>
                <w:rFonts w:ascii="Times New Roman" w:hAnsi="Times New Roman" w:cs="Times New Roman"/>
                <w:b/>
                <w:bCs/>
                <w:szCs w:val="24"/>
              </w:rPr>
              <w:t>Clean Air Asia</w:t>
            </w:r>
            <w:r w:rsidRPr="00A4628D">
              <w:rPr>
                <w:rFonts w:ascii="Times New Roman" w:hAnsi="Times New Roman" w:cs="Times New Roman"/>
                <w:szCs w:val="24"/>
              </w:rPr>
              <w:t xml:space="preserve">, and </w:t>
            </w:r>
            <w:proofErr w:type="spellStart"/>
            <w:r w:rsidRPr="00A4628D">
              <w:rPr>
                <w:rFonts w:ascii="Times New Roman" w:hAnsi="Times New Roman" w:cs="Times New Roman"/>
                <w:b/>
                <w:bCs/>
                <w:szCs w:val="24"/>
              </w:rPr>
              <w:t>Nafas</w:t>
            </w:r>
            <w:proofErr w:type="spellEnd"/>
            <w:r w:rsidRPr="00A4628D">
              <w:rPr>
                <w:rFonts w:ascii="Times New Roman" w:hAnsi="Times New Roman" w:cs="Times New Roman"/>
                <w:szCs w:val="24"/>
              </w:rPr>
              <w:t>.</w:t>
            </w:r>
          </w:p>
          <w:p w14:paraId="792FFE49" w14:textId="77777777" w:rsidR="00BF7C9B" w:rsidRPr="00C83829" w:rsidRDefault="00BF7C9B" w:rsidP="00871969">
            <w:pPr>
              <w:rPr>
                <w:rFonts w:ascii="Times New Roman" w:hAnsi="Times New Roman" w:cs="Times New Roman"/>
                <w:szCs w:val="24"/>
              </w:rPr>
            </w:pPr>
          </w:p>
          <w:p w14:paraId="413B2D35" w14:textId="77777777" w:rsidR="00BF7C9B" w:rsidRPr="00C83829" w:rsidRDefault="00BF7C9B" w:rsidP="00871969">
            <w:pPr>
              <w:rPr>
                <w:rFonts w:ascii="Times New Roman" w:hAnsi="Times New Roman" w:cs="Times New Roman"/>
                <w:szCs w:val="24"/>
              </w:rPr>
            </w:pPr>
            <w:r w:rsidRPr="00A4628D">
              <w:rPr>
                <w:rFonts w:ascii="Times New Roman" w:hAnsi="Times New Roman" w:cs="Times New Roman"/>
                <w:szCs w:val="24"/>
              </w:rPr>
              <w:t xml:space="preserve">The workshop aimed to promote multi-country collaboration and strengthen regional actions to improve community health resilience against air pollution. It served as a platform for dialogue among partners from </w:t>
            </w:r>
            <w:r w:rsidRPr="00A4628D">
              <w:rPr>
                <w:rFonts w:ascii="Times New Roman" w:hAnsi="Times New Roman" w:cs="Times New Roman"/>
                <w:b/>
                <w:bCs/>
                <w:szCs w:val="24"/>
              </w:rPr>
              <w:t>Australia, Thailand, Cambodia, Laos, and Indonesia</w:t>
            </w:r>
            <w:r w:rsidRPr="00A4628D">
              <w:rPr>
                <w:rFonts w:ascii="Times New Roman" w:hAnsi="Times New Roman" w:cs="Times New Roman"/>
                <w:szCs w:val="24"/>
              </w:rPr>
              <w:t>, encouraging knowledge exchange and capacity building for practical clean-air solutions.</w:t>
            </w:r>
          </w:p>
          <w:p w14:paraId="1642194E" w14:textId="77777777" w:rsidR="00BF7C9B" w:rsidRPr="00A4628D" w:rsidRDefault="00BF7C9B" w:rsidP="00871969">
            <w:pPr>
              <w:rPr>
                <w:rFonts w:ascii="Times New Roman" w:hAnsi="Times New Roman" w:cs="Times New Roman"/>
                <w:szCs w:val="24"/>
              </w:rPr>
            </w:pPr>
          </w:p>
          <w:p w14:paraId="00D19105" w14:textId="77777777" w:rsidR="00BF7C9B" w:rsidRPr="00C83829" w:rsidRDefault="00BF7C9B" w:rsidP="00871969">
            <w:pPr>
              <w:rPr>
                <w:rFonts w:ascii="Times New Roman" w:hAnsi="Times New Roman" w:cs="Times New Roman"/>
                <w:szCs w:val="24"/>
              </w:rPr>
            </w:pPr>
            <w:r w:rsidRPr="00A4628D">
              <w:rPr>
                <w:rFonts w:ascii="Times New Roman" w:hAnsi="Times New Roman" w:cs="Times New Roman"/>
                <w:szCs w:val="24"/>
              </w:rPr>
              <w:t xml:space="preserve">Following the workshop, the AirQC team joined international partners in </w:t>
            </w:r>
            <w:r w:rsidRPr="00A4628D">
              <w:rPr>
                <w:rFonts w:ascii="Times New Roman" w:hAnsi="Times New Roman" w:cs="Times New Roman"/>
                <w:b/>
                <w:bCs/>
                <w:szCs w:val="24"/>
              </w:rPr>
              <w:t>field visits</w:t>
            </w:r>
            <w:r w:rsidRPr="00A4628D">
              <w:rPr>
                <w:rFonts w:ascii="Times New Roman" w:hAnsi="Times New Roman" w:cs="Times New Roman"/>
                <w:szCs w:val="24"/>
              </w:rPr>
              <w:t xml:space="preserve"> to </w:t>
            </w:r>
            <w:r w:rsidRPr="00A4628D">
              <w:rPr>
                <w:rFonts w:ascii="Times New Roman" w:hAnsi="Times New Roman" w:cs="Times New Roman"/>
                <w:b/>
                <w:bCs/>
                <w:szCs w:val="24"/>
              </w:rPr>
              <w:t>SD Muhammadiyah 1 School</w:t>
            </w:r>
            <w:r w:rsidRPr="00A4628D">
              <w:rPr>
                <w:rFonts w:ascii="Times New Roman" w:hAnsi="Times New Roman" w:cs="Times New Roman"/>
                <w:szCs w:val="24"/>
              </w:rPr>
              <w:t xml:space="preserve">, </w:t>
            </w:r>
            <w:proofErr w:type="spellStart"/>
            <w:r w:rsidRPr="00A4628D">
              <w:rPr>
                <w:rFonts w:ascii="Times New Roman" w:hAnsi="Times New Roman" w:cs="Times New Roman"/>
                <w:b/>
                <w:bCs/>
                <w:szCs w:val="24"/>
              </w:rPr>
              <w:t>Bappeda</w:t>
            </w:r>
            <w:proofErr w:type="spellEnd"/>
            <w:r w:rsidRPr="00A4628D">
              <w:rPr>
                <w:rFonts w:ascii="Times New Roman" w:hAnsi="Times New Roman" w:cs="Times New Roman"/>
                <w:b/>
                <w:bCs/>
                <w:szCs w:val="24"/>
              </w:rPr>
              <w:t xml:space="preserve"> </w:t>
            </w:r>
            <w:proofErr w:type="spellStart"/>
            <w:r w:rsidRPr="00A4628D">
              <w:rPr>
                <w:rFonts w:ascii="Times New Roman" w:hAnsi="Times New Roman" w:cs="Times New Roman"/>
                <w:b/>
                <w:bCs/>
                <w:szCs w:val="24"/>
              </w:rPr>
              <w:t>Litbang</w:t>
            </w:r>
            <w:proofErr w:type="spellEnd"/>
            <w:r w:rsidRPr="00A4628D">
              <w:rPr>
                <w:rFonts w:ascii="Times New Roman" w:hAnsi="Times New Roman" w:cs="Times New Roman"/>
                <w:szCs w:val="24"/>
              </w:rPr>
              <w:t xml:space="preserve">, and the </w:t>
            </w:r>
            <w:proofErr w:type="spellStart"/>
            <w:r w:rsidRPr="00A4628D">
              <w:rPr>
                <w:rFonts w:ascii="Times New Roman" w:hAnsi="Times New Roman" w:cs="Times New Roman"/>
                <w:b/>
                <w:bCs/>
                <w:szCs w:val="24"/>
              </w:rPr>
              <w:t>Silaberanti</w:t>
            </w:r>
            <w:proofErr w:type="spellEnd"/>
            <w:r w:rsidRPr="00A4628D">
              <w:rPr>
                <w:rFonts w:ascii="Times New Roman" w:hAnsi="Times New Roman" w:cs="Times New Roman"/>
                <w:b/>
                <w:bCs/>
                <w:szCs w:val="24"/>
              </w:rPr>
              <w:t xml:space="preserve"> Community</w:t>
            </w:r>
            <w:r w:rsidRPr="00A4628D">
              <w:rPr>
                <w:rFonts w:ascii="Times New Roman" w:hAnsi="Times New Roman" w:cs="Times New Roman"/>
                <w:szCs w:val="24"/>
              </w:rPr>
              <w:t xml:space="preserve"> in Palembang to identify suitable sites for implementing the Clean Air Room </w:t>
            </w:r>
            <w:r w:rsidRPr="00C83829">
              <w:rPr>
                <w:rFonts w:ascii="Times New Roman" w:hAnsi="Times New Roman" w:cs="Times New Roman"/>
                <w:szCs w:val="24"/>
              </w:rPr>
              <w:t>interventions.</w:t>
            </w:r>
          </w:p>
          <w:p w14:paraId="02B50B77" w14:textId="77777777" w:rsidR="00BF7C9B" w:rsidRPr="00C83829" w:rsidRDefault="00BF7C9B" w:rsidP="00871969">
            <w:pPr>
              <w:rPr>
                <w:rFonts w:ascii="Times New Roman" w:hAnsi="Times New Roman" w:cs="Times New Roman"/>
                <w:szCs w:val="24"/>
              </w:rPr>
            </w:pPr>
          </w:p>
          <w:p w14:paraId="768592DE" w14:textId="77777777" w:rsidR="00BF7C9B" w:rsidRPr="00A4628D" w:rsidRDefault="00BF7C9B" w:rsidP="00871969">
            <w:pPr>
              <w:rPr>
                <w:rFonts w:ascii="Times New Roman" w:hAnsi="Times New Roman" w:cs="Times New Roman"/>
                <w:szCs w:val="24"/>
              </w:rPr>
            </w:pPr>
            <w:r w:rsidRPr="00C83829">
              <w:rPr>
                <w:rFonts w:ascii="Times New Roman" w:hAnsi="Times New Roman" w:cs="Times New Roman"/>
                <w:szCs w:val="24"/>
              </w:rPr>
              <w:t xml:space="preserve">The international project team also conducted a </w:t>
            </w:r>
            <w:r w:rsidRPr="00C83829">
              <w:rPr>
                <w:rFonts w:ascii="Times New Roman" w:hAnsi="Times New Roman" w:cs="Times New Roman"/>
                <w:b/>
                <w:bCs/>
                <w:szCs w:val="24"/>
              </w:rPr>
              <w:t>public seminar at Universitas Sriwijaya</w:t>
            </w:r>
            <w:r w:rsidRPr="00C83829">
              <w:rPr>
                <w:rFonts w:ascii="Times New Roman" w:hAnsi="Times New Roman" w:cs="Times New Roman"/>
                <w:szCs w:val="24"/>
              </w:rPr>
              <w:t>, engaging local stakeholders and academic partners to enhance collaboration and ensure the successful implementation of the HEAL-HAZE and CANBREATHE initiatives.</w:t>
            </w:r>
          </w:p>
          <w:p w14:paraId="7D6054A7" w14:textId="77777777" w:rsidR="00BF7C9B" w:rsidRPr="00C83829" w:rsidRDefault="00BF7C9B" w:rsidP="00871969">
            <w:pPr>
              <w:rPr>
                <w:rFonts w:ascii="Times New Roman" w:hAnsi="Times New Roman" w:cs="Times New Roman"/>
                <w:szCs w:val="24"/>
              </w:rPr>
            </w:pPr>
          </w:p>
        </w:tc>
      </w:tr>
      <w:tr w:rsidR="00BF7C9B" w:rsidRPr="00C83829" w14:paraId="310ADB63" w14:textId="77777777" w:rsidTr="00871969">
        <w:tc>
          <w:tcPr>
            <w:tcW w:w="2695" w:type="dxa"/>
          </w:tcPr>
          <w:p w14:paraId="562F6E47" w14:textId="77777777" w:rsidR="00BF7C9B" w:rsidRPr="00C83829" w:rsidRDefault="00BF7C9B" w:rsidP="00871969">
            <w:pPr>
              <w:rPr>
                <w:rFonts w:ascii="Times New Roman" w:hAnsi="Times New Roman" w:cs="Times New Roman"/>
                <w:szCs w:val="24"/>
              </w:rPr>
            </w:pPr>
          </w:p>
        </w:tc>
        <w:tc>
          <w:tcPr>
            <w:tcW w:w="6655" w:type="dxa"/>
          </w:tcPr>
          <w:p w14:paraId="74A67607" w14:textId="77777777" w:rsidR="00BF7C9B" w:rsidRPr="00C83829" w:rsidRDefault="00BF7C9B" w:rsidP="00871969">
            <w:pPr>
              <w:rPr>
                <w:rFonts w:ascii="Times New Roman" w:hAnsi="Times New Roman" w:cs="Times New Roman"/>
                <w:szCs w:val="24"/>
              </w:rPr>
            </w:pPr>
          </w:p>
        </w:tc>
      </w:tr>
      <w:tr w:rsidR="00BF7C9B" w:rsidRPr="00C83829" w14:paraId="45F49826" w14:textId="77777777" w:rsidTr="00871969">
        <w:trPr>
          <w:trHeight w:val="2843"/>
        </w:trPr>
        <w:tc>
          <w:tcPr>
            <w:tcW w:w="2695" w:type="dxa"/>
          </w:tcPr>
          <w:p w14:paraId="088F2DB9"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lastRenderedPageBreak/>
              <w:t>Photo</w:t>
            </w:r>
          </w:p>
        </w:tc>
        <w:tc>
          <w:tcPr>
            <w:tcW w:w="6655" w:type="dxa"/>
          </w:tcPr>
          <w:p w14:paraId="77D9D3FE"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noProof/>
                <w:szCs w:val="24"/>
              </w:rPr>
              <w:drawing>
                <wp:anchor distT="0" distB="0" distL="114300" distR="114300" simplePos="0" relativeHeight="251718656" behindDoc="0" locked="0" layoutInCell="1" allowOverlap="1" wp14:anchorId="68F7927C" wp14:editId="7CBB8ED6">
                  <wp:simplePos x="0" y="0"/>
                  <wp:positionH relativeFrom="column">
                    <wp:posOffset>2540</wp:posOffset>
                  </wp:positionH>
                  <wp:positionV relativeFrom="paragraph">
                    <wp:posOffset>7621</wp:posOffset>
                  </wp:positionV>
                  <wp:extent cx="3149600" cy="1770942"/>
                  <wp:effectExtent l="0" t="0" r="0" b="1270"/>
                  <wp:wrapNone/>
                  <wp:docPr id="356770801" name="Picture 3" descr="A group of people in yellow shi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70801" name="Picture 3" descr="A group of people in yellow shirt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67266" cy="1780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A6A38B" w14:textId="77777777" w:rsidR="00BF7C9B" w:rsidRPr="00C83829" w:rsidRDefault="00BF7C9B" w:rsidP="00871969">
            <w:pPr>
              <w:rPr>
                <w:rFonts w:ascii="Times New Roman" w:hAnsi="Times New Roman" w:cs="Times New Roman"/>
                <w:szCs w:val="24"/>
              </w:rPr>
            </w:pPr>
          </w:p>
          <w:p w14:paraId="65DCF777" w14:textId="77777777" w:rsidR="00BF7C9B" w:rsidRPr="00C83829" w:rsidRDefault="00BF7C9B" w:rsidP="00871969">
            <w:pPr>
              <w:rPr>
                <w:rFonts w:ascii="Times New Roman" w:hAnsi="Times New Roman" w:cs="Times New Roman"/>
                <w:szCs w:val="24"/>
              </w:rPr>
            </w:pPr>
          </w:p>
          <w:p w14:paraId="690E86B1" w14:textId="77777777" w:rsidR="00BF7C9B" w:rsidRPr="00C83829" w:rsidRDefault="00BF7C9B" w:rsidP="00871969">
            <w:pPr>
              <w:rPr>
                <w:rFonts w:ascii="Times New Roman" w:hAnsi="Times New Roman" w:cs="Times New Roman"/>
                <w:szCs w:val="24"/>
              </w:rPr>
            </w:pPr>
          </w:p>
          <w:p w14:paraId="6D5214CE" w14:textId="77777777" w:rsidR="00BF7C9B" w:rsidRPr="00C83829" w:rsidRDefault="00BF7C9B" w:rsidP="00871969">
            <w:pPr>
              <w:rPr>
                <w:rFonts w:ascii="Times New Roman" w:hAnsi="Times New Roman" w:cs="Times New Roman"/>
                <w:szCs w:val="24"/>
              </w:rPr>
            </w:pPr>
          </w:p>
          <w:p w14:paraId="00F5213F" w14:textId="77777777" w:rsidR="00BF7C9B" w:rsidRPr="00C83829" w:rsidRDefault="00BF7C9B" w:rsidP="00871969">
            <w:pPr>
              <w:rPr>
                <w:rFonts w:ascii="Times New Roman" w:hAnsi="Times New Roman" w:cs="Times New Roman"/>
                <w:szCs w:val="24"/>
              </w:rPr>
            </w:pPr>
          </w:p>
          <w:p w14:paraId="57090B7B" w14:textId="77777777" w:rsidR="00BF7C9B" w:rsidRPr="00C83829" w:rsidRDefault="00BF7C9B" w:rsidP="00871969">
            <w:pPr>
              <w:rPr>
                <w:rFonts w:ascii="Times New Roman" w:hAnsi="Times New Roman" w:cs="Times New Roman"/>
                <w:szCs w:val="24"/>
              </w:rPr>
            </w:pPr>
          </w:p>
          <w:p w14:paraId="110A6439" w14:textId="77777777" w:rsidR="00BF7C9B" w:rsidRPr="00C83829" w:rsidRDefault="00BF7C9B" w:rsidP="00871969">
            <w:pPr>
              <w:rPr>
                <w:rFonts w:ascii="Times New Roman" w:hAnsi="Times New Roman" w:cs="Times New Roman"/>
                <w:szCs w:val="24"/>
              </w:rPr>
            </w:pPr>
          </w:p>
          <w:p w14:paraId="56B3AB48" w14:textId="77777777" w:rsidR="00BF7C9B" w:rsidRPr="00C83829" w:rsidRDefault="00BF7C9B" w:rsidP="00871969">
            <w:pPr>
              <w:rPr>
                <w:rFonts w:ascii="Times New Roman" w:hAnsi="Times New Roman" w:cs="Times New Roman"/>
                <w:szCs w:val="24"/>
              </w:rPr>
            </w:pPr>
          </w:p>
          <w:p w14:paraId="45BEDB6C" w14:textId="77777777" w:rsidR="00BF7C9B" w:rsidRPr="00C83829" w:rsidRDefault="00BF7C9B" w:rsidP="00871969">
            <w:pPr>
              <w:rPr>
                <w:rFonts w:ascii="Times New Roman" w:hAnsi="Times New Roman" w:cs="Times New Roman"/>
                <w:szCs w:val="24"/>
              </w:rPr>
            </w:pPr>
          </w:p>
        </w:tc>
      </w:tr>
      <w:tr w:rsidR="00BF7C9B" w:rsidRPr="00C83829" w14:paraId="09B85C2D" w14:textId="77777777" w:rsidTr="00871969">
        <w:tc>
          <w:tcPr>
            <w:tcW w:w="2695" w:type="dxa"/>
          </w:tcPr>
          <w:p w14:paraId="537DC272"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Date</w:t>
            </w:r>
          </w:p>
        </w:tc>
        <w:tc>
          <w:tcPr>
            <w:tcW w:w="6655" w:type="dxa"/>
          </w:tcPr>
          <w:p w14:paraId="1A9964AF"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24 September 2025</w:t>
            </w:r>
          </w:p>
        </w:tc>
      </w:tr>
      <w:tr w:rsidR="00BF7C9B" w:rsidRPr="00C83829" w14:paraId="5D391241" w14:textId="77777777" w:rsidTr="00871969">
        <w:tc>
          <w:tcPr>
            <w:tcW w:w="2695" w:type="dxa"/>
          </w:tcPr>
          <w:p w14:paraId="00B4F295"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Title</w:t>
            </w:r>
          </w:p>
        </w:tc>
        <w:tc>
          <w:tcPr>
            <w:tcW w:w="6655" w:type="dxa"/>
          </w:tcPr>
          <w:p w14:paraId="38CAF580" w14:textId="77777777" w:rsidR="00BF7C9B" w:rsidRPr="00C83829" w:rsidRDefault="00BF7C9B" w:rsidP="00871969">
            <w:pPr>
              <w:rPr>
                <w:rFonts w:ascii="Times New Roman" w:hAnsi="Times New Roman" w:cs="Times New Roman"/>
                <w:szCs w:val="24"/>
              </w:rPr>
            </w:pPr>
            <w:commentRangeStart w:id="9"/>
            <w:r w:rsidRPr="00C83829">
              <w:rPr>
                <w:rFonts w:ascii="Times New Roman" w:hAnsi="Times New Roman" w:cs="Times New Roman"/>
                <w:szCs w:val="24"/>
              </w:rPr>
              <w:t>Regional</w:t>
            </w:r>
            <w:commentRangeEnd w:id="9"/>
            <w:r w:rsidRPr="00C83829">
              <w:rPr>
                <w:rStyle w:val="CommentReference"/>
                <w:rFonts w:ascii="Times New Roman" w:hAnsi="Times New Roman" w:cs="Times New Roman"/>
                <w:sz w:val="24"/>
                <w:szCs w:val="24"/>
              </w:rPr>
              <w:commentReference w:id="9"/>
            </w:r>
            <w:r w:rsidRPr="00C83829">
              <w:rPr>
                <w:rFonts w:ascii="Times New Roman" w:hAnsi="Times New Roman" w:cs="Times New Roman"/>
                <w:szCs w:val="24"/>
              </w:rPr>
              <w:t xml:space="preserve"> Policy Workshop “Tackling the Health Impacts of Haze Pollution in Southeast Asia and Australia”, 24</w:t>
            </w:r>
            <w:r w:rsidRPr="00C83829">
              <w:rPr>
                <w:rFonts w:ascii="Times New Roman" w:hAnsi="Times New Roman" w:cs="Times New Roman"/>
                <w:szCs w:val="24"/>
                <w:vertAlign w:val="superscript"/>
              </w:rPr>
              <w:t>th</w:t>
            </w:r>
            <w:r w:rsidRPr="00C83829">
              <w:rPr>
                <w:rFonts w:ascii="Times New Roman" w:hAnsi="Times New Roman" w:cs="Times New Roman"/>
                <w:szCs w:val="24"/>
              </w:rPr>
              <w:t xml:space="preserve"> September 2025</w:t>
            </w:r>
          </w:p>
        </w:tc>
      </w:tr>
      <w:tr w:rsidR="00BF7C9B" w:rsidRPr="00C83829" w14:paraId="2E50DB65" w14:textId="77777777" w:rsidTr="00871969">
        <w:tc>
          <w:tcPr>
            <w:tcW w:w="2695" w:type="dxa"/>
          </w:tcPr>
          <w:p w14:paraId="717E3C59"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paragraph</w:t>
            </w:r>
          </w:p>
        </w:tc>
        <w:tc>
          <w:tcPr>
            <w:tcW w:w="6655" w:type="dxa"/>
          </w:tcPr>
          <w:p w14:paraId="12DE2263"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 xml:space="preserve">On 24 September 2025, the Air Quality Nexus Center (AirQC) team participated in the </w:t>
            </w:r>
            <w:r w:rsidRPr="00C83829">
              <w:rPr>
                <w:rFonts w:ascii="Times New Roman" w:hAnsi="Times New Roman" w:cs="Times New Roman"/>
                <w:i/>
                <w:iCs/>
                <w:szCs w:val="24"/>
              </w:rPr>
              <w:t>Regional Policy Workshop on Tackling the Health Impacts of Haze Pollution in Southeast Asia and Australia</w:t>
            </w:r>
            <w:r w:rsidRPr="00C83829">
              <w:rPr>
                <w:rFonts w:ascii="Times New Roman" w:hAnsi="Times New Roman" w:cs="Times New Roman"/>
                <w:szCs w:val="24"/>
              </w:rPr>
              <w:t xml:space="preserve">, co-organized by the </w:t>
            </w:r>
            <w:commentRangeStart w:id="10"/>
            <w:r w:rsidRPr="00C83829">
              <w:rPr>
                <w:rFonts w:ascii="Times New Roman" w:hAnsi="Times New Roman" w:cs="Times New Roman"/>
                <w:b/>
                <w:bCs/>
                <w:szCs w:val="24"/>
              </w:rPr>
              <w:t>HEAL-HAZE</w:t>
            </w:r>
            <w:commentRangeEnd w:id="10"/>
            <w:r w:rsidRPr="00C83829">
              <w:rPr>
                <w:rStyle w:val="CommentReference"/>
                <w:rFonts w:ascii="Times New Roman" w:hAnsi="Times New Roman" w:cs="Times New Roman"/>
                <w:sz w:val="24"/>
                <w:szCs w:val="24"/>
              </w:rPr>
              <w:commentReference w:id="10"/>
            </w:r>
            <w:r w:rsidRPr="00C83829">
              <w:rPr>
                <w:rFonts w:ascii="Times New Roman" w:hAnsi="Times New Roman" w:cs="Times New Roman"/>
                <w:szCs w:val="24"/>
              </w:rPr>
              <w:t xml:space="preserve"> and </w:t>
            </w:r>
            <w:commentRangeStart w:id="11"/>
            <w:r w:rsidRPr="00C83829">
              <w:rPr>
                <w:rFonts w:ascii="Times New Roman" w:hAnsi="Times New Roman" w:cs="Times New Roman"/>
                <w:b/>
                <w:bCs/>
                <w:szCs w:val="24"/>
              </w:rPr>
              <w:t>CANBREATHE</w:t>
            </w:r>
            <w:r w:rsidRPr="00C83829">
              <w:rPr>
                <w:rFonts w:ascii="Times New Roman" w:hAnsi="Times New Roman" w:cs="Times New Roman"/>
                <w:szCs w:val="24"/>
              </w:rPr>
              <w:t xml:space="preserve"> </w:t>
            </w:r>
            <w:commentRangeEnd w:id="11"/>
            <w:r w:rsidRPr="00C83829">
              <w:rPr>
                <w:rStyle w:val="CommentReference"/>
                <w:rFonts w:ascii="Times New Roman" w:hAnsi="Times New Roman" w:cs="Times New Roman"/>
                <w:sz w:val="24"/>
                <w:szCs w:val="24"/>
              </w:rPr>
              <w:commentReference w:id="11"/>
            </w:r>
            <w:r w:rsidRPr="00C83829">
              <w:rPr>
                <w:rFonts w:ascii="Times New Roman" w:hAnsi="Times New Roman" w:cs="Times New Roman"/>
                <w:szCs w:val="24"/>
              </w:rPr>
              <w:t xml:space="preserve">projects. The workshop, held in Jakarta and co-hosted by the </w:t>
            </w:r>
            <w:r w:rsidRPr="00C83829">
              <w:rPr>
                <w:rFonts w:ascii="Times New Roman" w:hAnsi="Times New Roman" w:cs="Times New Roman"/>
                <w:b/>
                <w:bCs/>
                <w:szCs w:val="24"/>
              </w:rPr>
              <w:t>HEAL National Research Network at the University of Canberra</w:t>
            </w:r>
            <w:r w:rsidRPr="00C83829">
              <w:rPr>
                <w:rFonts w:ascii="Times New Roman" w:hAnsi="Times New Roman" w:cs="Times New Roman"/>
                <w:szCs w:val="24"/>
              </w:rPr>
              <w:t xml:space="preserve">, brought together experts, policymakers, and regional partners from across Southeast Asia and Australia, including representatives from the </w:t>
            </w:r>
            <w:r w:rsidRPr="00C83829">
              <w:rPr>
                <w:rFonts w:ascii="Times New Roman" w:hAnsi="Times New Roman" w:cs="Times New Roman"/>
                <w:b/>
                <w:bCs/>
                <w:szCs w:val="24"/>
              </w:rPr>
              <w:t>University of Indonesia</w:t>
            </w:r>
            <w:r w:rsidRPr="00C83829">
              <w:rPr>
                <w:rFonts w:ascii="Times New Roman" w:hAnsi="Times New Roman" w:cs="Times New Roman"/>
                <w:szCs w:val="24"/>
              </w:rPr>
              <w:t xml:space="preserve">, </w:t>
            </w:r>
            <w:r w:rsidRPr="00C83829">
              <w:rPr>
                <w:rFonts w:ascii="Times New Roman" w:hAnsi="Times New Roman" w:cs="Times New Roman"/>
                <w:b/>
                <w:bCs/>
                <w:szCs w:val="24"/>
              </w:rPr>
              <w:t>Clean Air Asia</w:t>
            </w:r>
            <w:r w:rsidRPr="00C83829">
              <w:rPr>
                <w:rFonts w:ascii="Times New Roman" w:hAnsi="Times New Roman" w:cs="Times New Roman"/>
                <w:szCs w:val="24"/>
              </w:rPr>
              <w:t xml:space="preserve">, </w:t>
            </w:r>
            <w:proofErr w:type="spellStart"/>
            <w:r w:rsidRPr="00C83829">
              <w:rPr>
                <w:rFonts w:ascii="Times New Roman" w:hAnsi="Times New Roman" w:cs="Times New Roman"/>
                <w:b/>
                <w:bCs/>
                <w:szCs w:val="24"/>
              </w:rPr>
              <w:t>Bicara</w:t>
            </w:r>
            <w:proofErr w:type="spellEnd"/>
            <w:r w:rsidRPr="00C83829">
              <w:rPr>
                <w:rFonts w:ascii="Times New Roman" w:hAnsi="Times New Roman" w:cs="Times New Roman"/>
                <w:b/>
                <w:bCs/>
                <w:szCs w:val="24"/>
              </w:rPr>
              <w:t xml:space="preserve"> Udara</w:t>
            </w:r>
            <w:r w:rsidRPr="00C83829">
              <w:rPr>
                <w:rFonts w:ascii="Times New Roman" w:hAnsi="Times New Roman" w:cs="Times New Roman"/>
                <w:szCs w:val="24"/>
              </w:rPr>
              <w:t xml:space="preserve">, </w:t>
            </w:r>
            <w:r w:rsidRPr="00C83829">
              <w:rPr>
                <w:rFonts w:ascii="Times New Roman" w:hAnsi="Times New Roman" w:cs="Times New Roman"/>
                <w:b/>
                <w:bCs/>
                <w:szCs w:val="24"/>
              </w:rPr>
              <w:t>NAFAS</w:t>
            </w:r>
            <w:r w:rsidRPr="00C83829">
              <w:rPr>
                <w:rFonts w:ascii="Times New Roman" w:hAnsi="Times New Roman" w:cs="Times New Roman"/>
                <w:szCs w:val="24"/>
              </w:rPr>
              <w:t xml:space="preserve">, </w:t>
            </w:r>
            <w:r w:rsidRPr="00C83829">
              <w:rPr>
                <w:rFonts w:ascii="Times New Roman" w:hAnsi="Times New Roman" w:cs="Times New Roman"/>
                <w:b/>
                <w:bCs/>
                <w:szCs w:val="24"/>
              </w:rPr>
              <w:t>Kopernik</w:t>
            </w:r>
            <w:r w:rsidRPr="00C83829">
              <w:rPr>
                <w:rFonts w:ascii="Times New Roman" w:hAnsi="Times New Roman" w:cs="Times New Roman"/>
                <w:szCs w:val="24"/>
              </w:rPr>
              <w:t>, and other key organizations.</w:t>
            </w:r>
          </w:p>
          <w:p w14:paraId="6ED9F3C6"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 xml:space="preserve">The event aimed to strengthen regional collaboration on addressing the transboundary haze problem and its </w:t>
            </w:r>
            <w:proofErr w:type="gramStart"/>
            <w:r w:rsidRPr="00C83829">
              <w:rPr>
                <w:rFonts w:ascii="Times New Roman" w:hAnsi="Times New Roman" w:cs="Times New Roman"/>
                <w:szCs w:val="24"/>
              </w:rPr>
              <w:t>impacts</w:t>
            </w:r>
            <w:proofErr w:type="gramEnd"/>
            <w:r w:rsidRPr="00C83829">
              <w:rPr>
                <w:rFonts w:ascii="Times New Roman" w:hAnsi="Times New Roman" w:cs="Times New Roman"/>
                <w:szCs w:val="24"/>
              </w:rPr>
              <w:t xml:space="preserve"> on climate and public health. It provided a platform for dialogue and knowledge exchange on inclusive approaches to empower vulnerable communities, promote local adaptation strategies, and integrate cross-sectoral policies for emissions reduction and health equity. Key themes of the workshop included community resilience, health impacts of haze pollution, and opportunities for regional cooperation to support evidence-based policymaking for cleaner air in Southeast Asia.</w:t>
            </w:r>
          </w:p>
          <w:p w14:paraId="3A69DB88"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 xml:space="preserve">Prof. Nguyen Thi Kim Oanh, Director of AirQC, served as a panelist in the session on </w:t>
            </w:r>
            <w:r w:rsidRPr="00C83829">
              <w:rPr>
                <w:rFonts w:ascii="Times New Roman" w:hAnsi="Times New Roman" w:cs="Times New Roman"/>
                <w:i/>
                <w:iCs/>
                <w:szCs w:val="24"/>
              </w:rPr>
              <w:t>“Regional Cooperation on Tackling Health Effects of Forest Fires.”</w:t>
            </w:r>
            <w:r w:rsidRPr="00C83829">
              <w:rPr>
                <w:rFonts w:ascii="Times New Roman" w:hAnsi="Times New Roman" w:cs="Times New Roman"/>
                <w:szCs w:val="24"/>
              </w:rPr>
              <w:t xml:space="preserve"> She emphasized the importance of strengthening regional collaboration to reduce biomass open burning and address the associated transboundary haze phenomena. Prof. Kim also underscored the need for coordinated scientific research, shared data, and capacity-building initiatives to support sustainable policy actions across the region.</w:t>
            </w:r>
          </w:p>
          <w:p w14:paraId="0A17B9C4"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 xml:space="preserve">Details of the event can be found at </w:t>
            </w:r>
            <w:hyperlink r:id="rId27" w:tgtFrame="_new" w:history="1">
              <w:r w:rsidRPr="00C83829">
                <w:rPr>
                  <w:rStyle w:val="Hyperlink"/>
                  <w:rFonts w:ascii="Times New Roman" w:hAnsi="Times New Roman" w:cs="Times New Roman"/>
                  <w:szCs w:val="24"/>
                </w:rPr>
                <w:t>Healthy Environments and Lives National Research Network – LinkedIn</w:t>
              </w:r>
            </w:hyperlink>
          </w:p>
          <w:p w14:paraId="4B3E4103" w14:textId="77777777" w:rsidR="00BF7C9B" w:rsidRPr="00C83829" w:rsidRDefault="00BF7C9B" w:rsidP="00871969">
            <w:pPr>
              <w:rPr>
                <w:rFonts w:ascii="Times New Roman" w:hAnsi="Times New Roman" w:cs="Times New Roman"/>
                <w:szCs w:val="24"/>
              </w:rPr>
            </w:pPr>
          </w:p>
        </w:tc>
      </w:tr>
      <w:tr w:rsidR="00BF7C9B" w:rsidRPr="00C83829" w14:paraId="00A2735C" w14:textId="77777777" w:rsidTr="00871969">
        <w:tc>
          <w:tcPr>
            <w:tcW w:w="2695" w:type="dxa"/>
          </w:tcPr>
          <w:p w14:paraId="6EFD7A38"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lastRenderedPageBreak/>
              <w:t>Photo</w:t>
            </w:r>
          </w:p>
        </w:tc>
        <w:tc>
          <w:tcPr>
            <w:tcW w:w="6655" w:type="dxa"/>
          </w:tcPr>
          <w:p w14:paraId="0D46AFF5"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noProof/>
                <w:szCs w:val="24"/>
              </w:rPr>
              <w:drawing>
                <wp:anchor distT="0" distB="0" distL="114300" distR="114300" simplePos="0" relativeHeight="251719680" behindDoc="0" locked="0" layoutInCell="1" allowOverlap="1" wp14:anchorId="4263A83F" wp14:editId="043A4026">
                  <wp:simplePos x="0" y="0"/>
                  <wp:positionH relativeFrom="column">
                    <wp:posOffset>0</wp:posOffset>
                  </wp:positionH>
                  <wp:positionV relativeFrom="paragraph">
                    <wp:posOffset>179705</wp:posOffset>
                  </wp:positionV>
                  <wp:extent cx="2936240" cy="1651000"/>
                  <wp:effectExtent l="0" t="0" r="0" b="6350"/>
                  <wp:wrapThrough wrapText="bothSides">
                    <wp:wrapPolygon edited="0">
                      <wp:start x="0" y="0"/>
                      <wp:lineTo x="0" y="21434"/>
                      <wp:lineTo x="21441" y="21434"/>
                      <wp:lineTo x="21441" y="0"/>
                      <wp:lineTo x="0" y="0"/>
                    </wp:wrapPolygon>
                  </wp:wrapThrough>
                  <wp:docPr id="389305131" name="Picture 5" descr="A group of people standing in front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05131" name="Picture 5" descr="A group of people standing in front of a sign&#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36240" cy="1651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D8F5FC" w14:textId="77777777" w:rsidR="00BF7C9B" w:rsidRPr="00C83829" w:rsidRDefault="00BF7C9B" w:rsidP="00871969">
            <w:pPr>
              <w:rPr>
                <w:rFonts w:ascii="Times New Roman" w:hAnsi="Times New Roman" w:cs="Times New Roman"/>
                <w:szCs w:val="24"/>
              </w:rPr>
            </w:pPr>
          </w:p>
          <w:p w14:paraId="7D61B649" w14:textId="77777777" w:rsidR="00BF7C9B" w:rsidRPr="00C83829" w:rsidRDefault="00BF7C9B" w:rsidP="00871969">
            <w:pPr>
              <w:rPr>
                <w:rFonts w:ascii="Times New Roman" w:hAnsi="Times New Roman" w:cs="Times New Roman"/>
                <w:szCs w:val="24"/>
              </w:rPr>
            </w:pPr>
          </w:p>
          <w:p w14:paraId="289B0489" w14:textId="77777777" w:rsidR="00BF7C9B" w:rsidRPr="00C83829" w:rsidRDefault="00BF7C9B" w:rsidP="00871969">
            <w:pPr>
              <w:rPr>
                <w:rFonts w:ascii="Times New Roman" w:hAnsi="Times New Roman" w:cs="Times New Roman"/>
                <w:szCs w:val="24"/>
              </w:rPr>
            </w:pPr>
          </w:p>
          <w:p w14:paraId="5E09B28A" w14:textId="77777777" w:rsidR="00BF7C9B" w:rsidRPr="00C83829" w:rsidRDefault="00BF7C9B" w:rsidP="00871969">
            <w:pPr>
              <w:rPr>
                <w:rFonts w:ascii="Times New Roman" w:hAnsi="Times New Roman" w:cs="Times New Roman"/>
                <w:szCs w:val="24"/>
              </w:rPr>
            </w:pPr>
          </w:p>
          <w:p w14:paraId="35134FDF" w14:textId="77777777" w:rsidR="00BF7C9B" w:rsidRPr="00C83829" w:rsidRDefault="00BF7C9B" w:rsidP="00871969">
            <w:pPr>
              <w:rPr>
                <w:rFonts w:ascii="Times New Roman" w:hAnsi="Times New Roman" w:cs="Times New Roman"/>
                <w:szCs w:val="24"/>
              </w:rPr>
            </w:pPr>
          </w:p>
          <w:p w14:paraId="40EBDB87" w14:textId="77777777" w:rsidR="00BF7C9B" w:rsidRPr="00C83829" w:rsidRDefault="00BF7C9B" w:rsidP="00871969">
            <w:pPr>
              <w:rPr>
                <w:rFonts w:ascii="Times New Roman" w:hAnsi="Times New Roman" w:cs="Times New Roman"/>
                <w:szCs w:val="24"/>
              </w:rPr>
            </w:pPr>
          </w:p>
          <w:p w14:paraId="3351A8C1" w14:textId="77777777" w:rsidR="00BF7C9B" w:rsidRPr="00C83829" w:rsidRDefault="00BF7C9B" w:rsidP="00871969">
            <w:pPr>
              <w:rPr>
                <w:rFonts w:ascii="Times New Roman" w:hAnsi="Times New Roman" w:cs="Times New Roman"/>
                <w:szCs w:val="24"/>
              </w:rPr>
            </w:pPr>
          </w:p>
          <w:p w14:paraId="5EC3BE5E" w14:textId="77777777" w:rsidR="00BF7C9B" w:rsidRPr="00C83829" w:rsidRDefault="00BF7C9B" w:rsidP="00871969">
            <w:pPr>
              <w:rPr>
                <w:rFonts w:ascii="Times New Roman" w:hAnsi="Times New Roman" w:cs="Times New Roman"/>
                <w:szCs w:val="24"/>
              </w:rPr>
            </w:pPr>
          </w:p>
          <w:p w14:paraId="166AF637" w14:textId="77777777" w:rsidR="00BF7C9B" w:rsidRPr="00C83829" w:rsidRDefault="00BF7C9B" w:rsidP="00871969">
            <w:pPr>
              <w:rPr>
                <w:rFonts w:ascii="Times New Roman" w:hAnsi="Times New Roman" w:cs="Times New Roman"/>
                <w:szCs w:val="24"/>
              </w:rPr>
            </w:pPr>
          </w:p>
          <w:p w14:paraId="20745C32" w14:textId="77777777" w:rsidR="00BF7C9B" w:rsidRPr="00C83829" w:rsidRDefault="00BF7C9B" w:rsidP="00871969">
            <w:pPr>
              <w:rPr>
                <w:rFonts w:ascii="Times New Roman" w:hAnsi="Times New Roman" w:cs="Times New Roman"/>
                <w:szCs w:val="24"/>
              </w:rPr>
            </w:pPr>
          </w:p>
          <w:p w14:paraId="2B01B731" w14:textId="77777777" w:rsidR="00BF7C9B" w:rsidRPr="00C83829" w:rsidRDefault="00BF7C9B" w:rsidP="00871969">
            <w:pPr>
              <w:rPr>
                <w:rFonts w:ascii="Times New Roman" w:hAnsi="Times New Roman" w:cs="Times New Roman"/>
                <w:szCs w:val="24"/>
              </w:rPr>
            </w:pPr>
          </w:p>
          <w:p w14:paraId="7BDDA226"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noProof/>
                <w:szCs w:val="24"/>
              </w:rPr>
              <w:drawing>
                <wp:inline distT="0" distB="0" distL="0" distR="0" wp14:anchorId="49BB9B51" wp14:editId="3D423E07">
                  <wp:extent cx="3077210" cy="1730888"/>
                  <wp:effectExtent l="0" t="0" r="0" b="3175"/>
                  <wp:docPr id="911183552" name="Picture 4" descr="A group of people sitting on a s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83552" name="Picture 4" descr="A group of people sitting on a stag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84074" cy="1734749"/>
                          </a:xfrm>
                          <a:prstGeom prst="rect">
                            <a:avLst/>
                          </a:prstGeom>
                        </pic:spPr>
                      </pic:pic>
                    </a:graphicData>
                  </a:graphic>
                </wp:inline>
              </w:drawing>
            </w:r>
          </w:p>
        </w:tc>
      </w:tr>
    </w:tbl>
    <w:p w14:paraId="73304518" w14:textId="77777777" w:rsidR="00BF7C9B" w:rsidRPr="00C83829" w:rsidRDefault="00BF7C9B" w:rsidP="00BF7C9B">
      <w:pPr>
        <w:spacing w:after="0" w:line="240" w:lineRule="auto"/>
        <w:jc w:val="both"/>
        <w:rPr>
          <w:rFonts w:ascii="Times New Roman" w:hAnsi="Times New Roman" w:cs="Times New Roman"/>
          <w:szCs w:val="24"/>
        </w:rPr>
      </w:pPr>
    </w:p>
    <w:tbl>
      <w:tblPr>
        <w:tblStyle w:val="TableGrid"/>
        <w:tblW w:w="0" w:type="auto"/>
        <w:tblLook w:val="04A0" w:firstRow="1" w:lastRow="0" w:firstColumn="1" w:lastColumn="0" w:noHBand="0" w:noVBand="1"/>
      </w:tblPr>
      <w:tblGrid>
        <w:gridCol w:w="2547"/>
        <w:gridCol w:w="6469"/>
      </w:tblGrid>
      <w:tr w:rsidR="00BF7C9B" w:rsidRPr="00C83829" w14:paraId="403BEE6C" w14:textId="77777777" w:rsidTr="00871969">
        <w:tc>
          <w:tcPr>
            <w:tcW w:w="2695" w:type="dxa"/>
          </w:tcPr>
          <w:p w14:paraId="1DD79E29"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Date</w:t>
            </w:r>
          </w:p>
        </w:tc>
        <w:tc>
          <w:tcPr>
            <w:tcW w:w="6655" w:type="dxa"/>
          </w:tcPr>
          <w:p w14:paraId="73DB543F"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25 Sept 2025</w:t>
            </w:r>
          </w:p>
        </w:tc>
      </w:tr>
      <w:tr w:rsidR="00BF7C9B" w:rsidRPr="00C83829" w14:paraId="3BCCEEC9" w14:textId="77777777" w:rsidTr="00871969">
        <w:tc>
          <w:tcPr>
            <w:tcW w:w="2695" w:type="dxa"/>
          </w:tcPr>
          <w:p w14:paraId="563670B0"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Title</w:t>
            </w:r>
          </w:p>
        </w:tc>
        <w:tc>
          <w:tcPr>
            <w:tcW w:w="6655" w:type="dxa"/>
          </w:tcPr>
          <w:p w14:paraId="018DE669" w14:textId="77777777" w:rsidR="00BF7C9B" w:rsidRPr="00C83829" w:rsidRDefault="00BF7C9B" w:rsidP="00871969">
            <w:pPr>
              <w:rPr>
                <w:rFonts w:ascii="Times New Roman" w:hAnsi="Times New Roman" w:cs="Times New Roman"/>
                <w:b/>
                <w:bCs/>
                <w:szCs w:val="24"/>
              </w:rPr>
            </w:pPr>
            <w:r w:rsidRPr="00C83829">
              <w:rPr>
                <w:rFonts w:ascii="Times New Roman" w:hAnsi="Times New Roman" w:cs="Times New Roman"/>
                <w:szCs w:val="24"/>
              </w:rPr>
              <w:t xml:space="preserve">Participation in the Public Seminar “ENVIFAIR 2025 X RCCC </w:t>
            </w:r>
            <w:commentRangeStart w:id="12"/>
            <w:r w:rsidRPr="00C83829">
              <w:rPr>
                <w:rFonts w:ascii="Times New Roman" w:hAnsi="Times New Roman" w:cs="Times New Roman"/>
                <w:szCs w:val="24"/>
              </w:rPr>
              <w:t>UI</w:t>
            </w:r>
            <w:commentRangeEnd w:id="12"/>
            <w:r w:rsidRPr="00C83829">
              <w:rPr>
                <w:rStyle w:val="CommentReference"/>
                <w:rFonts w:ascii="Times New Roman" w:hAnsi="Times New Roman" w:cs="Times New Roman"/>
                <w:sz w:val="24"/>
                <w:szCs w:val="24"/>
              </w:rPr>
              <w:commentReference w:id="12"/>
            </w:r>
            <w:r w:rsidRPr="00C83829">
              <w:rPr>
                <w:rFonts w:ascii="Times New Roman" w:hAnsi="Times New Roman" w:cs="Times New Roman"/>
                <w:szCs w:val="24"/>
              </w:rPr>
              <w:t>” at the University of Indonesia, 25</w:t>
            </w:r>
            <w:r w:rsidRPr="00C83829">
              <w:rPr>
                <w:rFonts w:ascii="Times New Roman" w:hAnsi="Times New Roman" w:cs="Times New Roman"/>
                <w:szCs w:val="24"/>
                <w:vertAlign w:val="superscript"/>
              </w:rPr>
              <w:t>th</w:t>
            </w:r>
            <w:r w:rsidRPr="00C83829">
              <w:rPr>
                <w:rFonts w:ascii="Times New Roman" w:hAnsi="Times New Roman" w:cs="Times New Roman"/>
                <w:szCs w:val="24"/>
              </w:rPr>
              <w:t xml:space="preserve"> September 2025</w:t>
            </w:r>
          </w:p>
        </w:tc>
      </w:tr>
      <w:tr w:rsidR="00BF7C9B" w:rsidRPr="00C83829" w14:paraId="01834A5D" w14:textId="77777777" w:rsidTr="00871969">
        <w:tc>
          <w:tcPr>
            <w:tcW w:w="2695" w:type="dxa"/>
          </w:tcPr>
          <w:p w14:paraId="3FF1680B"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paragraph</w:t>
            </w:r>
          </w:p>
        </w:tc>
        <w:tc>
          <w:tcPr>
            <w:tcW w:w="6655" w:type="dxa"/>
          </w:tcPr>
          <w:p w14:paraId="2B3136D4"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 xml:space="preserve">The AirQC team participated in the Public Seminar “ENVIFAIR 2025 X RCCC UI”, which was organized by the Research Center for Climate Change (RCCC) and Faculty of Public Health, Universitas Indonesia, Depok, as a part of the </w:t>
            </w:r>
            <w:commentRangeStart w:id="13"/>
            <w:r w:rsidRPr="00C83829">
              <w:rPr>
                <w:rFonts w:ascii="Times New Roman" w:hAnsi="Times New Roman" w:cs="Times New Roman"/>
                <w:szCs w:val="24"/>
              </w:rPr>
              <w:t>HEAL-HAZE (link) and CANBREATHE</w:t>
            </w:r>
            <w:commentRangeEnd w:id="13"/>
            <w:r w:rsidRPr="00C83829">
              <w:rPr>
                <w:rStyle w:val="CommentReference"/>
                <w:rFonts w:ascii="Times New Roman" w:hAnsi="Times New Roman" w:cs="Times New Roman"/>
                <w:sz w:val="24"/>
                <w:szCs w:val="24"/>
              </w:rPr>
              <w:commentReference w:id="13"/>
            </w:r>
            <w:r w:rsidRPr="00C83829">
              <w:rPr>
                <w:rFonts w:ascii="Times New Roman" w:hAnsi="Times New Roman" w:cs="Times New Roman"/>
                <w:szCs w:val="24"/>
              </w:rPr>
              <w:t xml:space="preserve"> (link) projects. </w:t>
            </w:r>
          </w:p>
          <w:p w14:paraId="1A112BC6"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 xml:space="preserve">Prof. Kim Oanh and Dr. Huy also provided insights </w:t>
            </w:r>
            <w:proofErr w:type="gramStart"/>
            <w:r w:rsidRPr="00C83829">
              <w:rPr>
                <w:rFonts w:ascii="Times New Roman" w:hAnsi="Times New Roman" w:cs="Times New Roman"/>
                <w:szCs w:val="24"/>
              </w:rPr>
              <w:t>in</w:t>
            </w:r>
            <w:proofErr w:type="gramEnd"/>
            <w:r w:rsidRPr="00C83829">
              <w:rPr>
                <w:rFonts w:ascii="Times New Roman" w:hAnsi="Times New Roman" w:cs="Times New Roman"/>
                <w:szCs w:val="24"/>
              </w:rPr>
              <w:t xml:space="preserve"> the interviews conducted by the </w:t>
            </w:r>
            <w:proofErr w:type="spellStart"/>
            <w:r w:rsidRPr="00C83829">
              <w:rPr>
                <w:rFonts w:ascii="Times New Roman" w:hAnsi="Times New Roman" w:cs="Times New Roman"/>
                <w:szCs w:val="24"/>
              </w:rPr>
              <w:t>unverisity</w:t>
            </w:r>
            <w:proofErr w:type="spellEnd"/>
            <w:r w:rsidRPr="00C83829">
              <w:rPr>
                <w:rFonts w:ascii="Times New Roman" w:hAnsi="Times New Roman" w:cs="Times New Roman"/>
                <w:szCs w:val="24"/>
              </w:rPr>
              <w:t xml:space="preserve"> student union, highlighting the needs for science-based information for policy making and the AirQC activities within these two projects.  </w:t>
            </w:r>
          </w:p>
          <w:p w14:paraId="1FC90CB8" w14:textId="77777777" w:rsidR="00BF7C9B" w:rsidRPr="00C83829" w:rsidRDefault="00BF7C9B" w:rsidP="00871969">
            <w:pPr>
              <w:rPr>
                <w:rFonts w:ascii="Times New Roman" w:hAnsi="Times New Roman" w:cs="Times New Roman"/>
                <w:szCs w:val="24"/>
              </w:rPr>
            </w:pPr>
          </w:p>
          <w:p w14:paraId="7EF9B4C0" w14:textId="77777777" w:rsidR="00BF7C9B" w:rsidRPr="00C83829" w:rsidRDefault="00BF7C9B" w:rsidP="00871969">
            <w:pPr>
              <w:rPr>
                <w:rFonts w:ascii="Times New Roman" w:hAnsi="Times New Roman" w:cs="Times New Roman"/>
                <w:szCs w:val="24"/>
              </w:rPr>
            </w:pPr>
          </w:p>
          <w:p w14:paraId="4C9815A5" w14:textId="77777777" w:rsidR="00BF7C9B" w:rsidRPr="00C83829" w:rsidRDefault="00BF7C9B" w:rsidP="00871969">
            <w:pPr>
              <w:rPr>
                <w:rFonts w:ascii="Times New Roman" w:hAnsi="Times New Roman" w:cs="Times New Roman"/>
                <w:szCs w:val="24"/>
              </w:rPr>
            </w:pPr>
          </w:p>
        </w:tc>
      </w:tr>
      <w:tr w:rsidR="00BF7C9B" w:rsidRPr="00C83829" w14:paraId="5A5A645C" w14:textId="77777777" w:rsidTr="00871969">
        <w:tc>
          <w:tcPr>
            <w:tcW w:w="2695" w:type="dxa"/>
          </w:tcPr>
          <w:p w14:paraId="24C88916"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Photo</w:t>
            </w:r>
          </w:p>
          <w:p w14:paraId="3C3FC66B"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 xml:space="preserve">I have the photo when I </w:t>
            </w:r>
            <w:proofErr w:type="gramStart"/>
            <w:r w:rsidRPr="00C83829">
              <w:rPr>
                <w:rFonts w:ascii="Times New Roman" w:hAnsi="Times New Roman" w:cs="Times New Roman"/>
                <w:szCs w:val="24"/>
              </w:rPr>
              <w:t>answering</w:t>
            </w:r>
            <w:proofErr w:type="gramEnd"/>
            <w:r w:rsidRPr="00C83829">
              <w:rPr>
                <w:rFonts w:ascii="Times New Roman" w:hAnsi="Times New Roman" w:cs="Times New Roman"/>
                <w:szCs w:val="24"/>
              </w:rPr>
              <w:t xml:space="preserve"> the interview. </w:t>
            </w:r>
          </w:p>
        </w:tc>
        <w:tc>
          <w:tcPr>
            <w:tcW w:w="6655" w:type="dxa"/>
          </w:tcPr>
          <w:p w14:paraId="75ABC967"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noProof/>
                <w:szCs w:val="24"/>
              </w:rPr>
              <w:drawing>
                <wp:anchor distT="0" distB="0" distL="114300" distR="114300" simplePos="0" relativeHeight="251720704" behindDoc="0" locked="0" layoutInCell="1" allowOverlap="1" wp14:anchorId="315276F3" wp14:editId="43AA0B0A">
                  <wp:simplePos x="0" y="0"/>
                  <wp:positionH relativeFrom="column">
                    <wp:posOffset>0</wp:posOffset>
                  </wp:positionH>
                  <wp:positionV relativeFrom="paragraph">
                    <wp:posOffset>170815</wp:posOffset>
                  </wp:positionV>
                  <wp:extent cx="2900045" cy="1684655"/>
                  <wp:effectExtent l="0" t="0" r="0" b="0"/>
                  <wp:wrapThrough wrapText="bothSides">
                    <wp:wrapPolygon edited="0">
                      <wp:start x="0" y="0"/>
                      <wp:lineTo x="0" y="21250"/>
                      <wp:lineTo x="21425" y="21250"/>
                      <wp:lineTo x="21425" y="0"/>
                      <wp:lineTo x="0" y="0"/>
                    </wp:wrapPolygon>
                  </wp:wrapThrough>
                  <wp:docPr id="1829301874" name="Picture 6" descr="A large group of peopl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01874" name="Picture 6" descr="A large group of people in a room&#10;&#10;AI-generated content may be incorrect."/>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5989"/>
                          <a:stretch>
                            <a:fillRect/>
                          </a:stretch>
                        </pic:blipFill>
                        <pic:spPr bwMode="auto">
                          <a:xfrm>
                            <a:off x="0" y="0"/>
                            <a:ext cx="2900045" cy="1684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58C905A5" w14:textId="77777777" w:rsidR="00BF7C9B" w:rsidRDefault="00BF7C9B" w:rsidP="00BF7C9B">
      <w:pPr>
        <w:rPr>
          <w:rFonts w:ascii="Times New Roman" w:hAnsi="Times New Roman" w:cs="Times New Roman"/>
          <w:b/>
          <w:bCs/>
          <w:szCs w:val="24"/>
        </w:rPr>
      </w:pPr>
    </w:p>
    <w:p w14:paraId="32EA7E2F" w14:textId="77777777" w:rsidR="00BF7C9B" w:rsidRPr="00BF7C9B" w:rsidRDefault="00BF7C9B" w:rsidP="00BF7C9B">
      <w:pPr>
        <w:tabs>
          <w:tab w:val="left" w:pos="610"/>
        </w:tabs>
        <w:rPr>
          <w:rFonts w:ascii="Times New Roman" w:hAnsi="Times New Roman" w:cs="Times New Roman"/>
          <w:szCs w:val="24"/>
        </w:rPr>
        <w:sectPr w:rsidR="00BF7C9B" w:rsidRPr="00BF7C9B" w:rsidSect="00BF7C9B">
          <w:pgSz w:w="11906" w:h="16838" w:code="9"/>
          <w:pgMar w:top="1440" w:right="1440" w:bottom="1440" w:left="1440" w:header="720" w:footer="720" w:gutter="0"/>
          <w:cols w:space="720"/>
          <w:docGrid w:linePitch="360"/>
        </w:sectPr>
      </w:pPr>
      <w:r>
        <w:rPr>
          <w:rFonts w:ascii="Times New Roman" w:hAnsi="Times New Roman" w:cs="Times New Roman"/>
          <w:szCs w:val="24"/>
        </w:rPr>
        <w:lastRenderedPageBreak/>
        <w:tab/>
      </w:r>
    </w:p>
    <w:p w14:paraId="28FCCF97" w14:textId="77777777" w:rsidR="00BF7C9B" w:rsidRPr="00C83829" w:rsidRDefault="00BF7C9B" w:rsidP="00BF7C9B">
      <w:pPr>
        <w:spacing w:after="0" w:line="240" w:lineRule="auto"/>
        <w:rPr>
          <w:rFonts w:ascii="Times New Roman" w:hAnsi="Times New Roman" w:cs="Times New Roman"/>
          <w:szCs w:val="24"/>
        </w:rPr>
      </w:pPr>
    </w:p>
    <w:p w14:paraId="05B49426" w14:textId="77777777" w:rsidR="00BF7C9B" w:rsidRPr="00C83829" w:rsidRDefault="00BF7C9B" w:rsidP="00BF7C9B">
      <w:pPr>
        <w:spacing w:after="0" w:line="240" w:lineRule="auto"/>
        <w:rPr>
          <w:rFonts w:ascii="Times New Roman" w:hAnsi="Times New Roman" w:cs="Times New Roman"/>
          <w:szCs w:val="24"/>
        </w:rPr>
      </w:pPr>
    </w:p>
    <w:tbl>
      <w:tblPr>
        <w:tblStyle w:val="TableGrid"/>
        <w:tblW w:w="0" w:type="auto"/>
        <w:tblLook w:val="04A0" w:firstRow="1" w:lastRow="0" w:firstColumn="1" w:lastColumn="0" w:noHBand="0" w:noVBand="1"/>
      </w:tblPr>
      <w:tblGrid>
        <w:gridCol w:w="2617"/>
        <w:gridCol w:w="6399"/>
      </w:tblGrid>
      <w:tr w:rsidR="00BF7C9B" w:rsidRPr="00C83829" w14:paraId="3776DAEF" w14:textId="77777777" w:rsidTr="00871969">
        <w:tc>
          <w:tcPr>
            <w:tcW w:w="2695" w:type="dxa"/>
          </w:tcPr>
          <w:p w14:paraId="7BA4236F"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Date</w:t>
            </w:r>
          </w:p>
        </w:tc>
        <w:tc>
          <w:tcPr>
            <w:tcW w:w="6655" w:type="dxa"/>
          </w:tcPr>
          <w:p w14:paraId="62F04AEA"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29 April, 2025</w:t>
            </w:r>
          </w:p>
        </w:tc>
      </w:tr>
      <w:tr w:rsidR="00BF7C9B" w:rsidRPr="00C83829" w14:paraId="2A6EA9F6" w14:textId="77777777" w:rsidTr="00871969">
        <w:tc>
          <w:tcPr>
            <w:tcW w:w="2695" w:type="dxa"/>
          </w:tcPr>
          <w:p w14:paraId="65B9DA30"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Title</w:t>
            </w:r>
          </w:p>
        </w:tc>
        <w:tc>
          <w:tcPr>
            <w:tcW w:w="6655" w:type="dxa"/>
          </w:tcPr>
          <w:p w14:paraId="25F45BB3" w14:textId="77777777" w:rsidR="00BF7C9B" w:rsidRPr="00C83829" w:rsidRDefault="00BF7C9B" w:rsidP="00871969">
            <w:pPr>
              <w:rPr>
                <w:rFonts w:ascii="Times New Roman" w:hAnsi="Times New Roman" w:cs="Times New Roman"/>
                <w:b/>
                <w:bCs/>
                <w:szCs w:val="24"/>
              </w:rPr>
            </w:pPr>
            <w:r w:rsidRPr="00C83829">
              <w:rPr>
                <w:rFonts w:ascii="Times New Roman" w:hAnsi="Times New Roman" w:cs="Times New Roman"/>
                <w:b/>
                <w:bCs/>
                <w:szCs w:val="24"/>
              </w:rPr>
              <w:t>Institutional Collaboration and Partnership Development: MoU with RCEC-AS (Taiwan):</w:t>
            </w:r>
          </w:p>
        </w:tc>
      </w:tr>
      <w:tr w:rsidR="00BF7C9B" w:rsidRPr="00C83829" w14:paraId="58D776A0" w14:textId="77777777" w:rsidTr="00871969">
        <w:tc>
          <w:tcPr>
            <w:tcW w:w="2695" w:type="dxa"/>
          </w:tcPr>
          <w:p w14:paraId="727B043A"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paragraph</w:t>
            </w:r>
          </w:p>
        </w:tc>
        <w:tc>
          <w:tcPr>
            <w:tcW w:w="6655" w:type="dxa"/>
          </w:tcPr>
          <w:p w14:paraId="745E184F"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On 29 April, AirQC endorsed a Memorandum of Understanding (MoU) between AirQC and the Research Center for Environmental Changes, Academia Sinica (RCEC-AS), Taiwan. The agreement aims to advance collaborative research on air pollution, exposure profiling, and health impacts in Asia, thereby strengthening long-term regional cooperation.</w:t>
            </w:r>
          </w:p>
        </w:tc>
      </w:tr>
      <w:tr w:rsidR="00BF7C9B" w:rsidRPr="00C83829" w14:paraId="581D664E" w14:textId="77777777" w:rsidTr="00871969">
        <w:tc>
          <w:tcPr>
            <w:tcW w:w="2695" w:type="dxa"/>
          </w:tcPr>
          <w:p w14:paraId="5CEEAF91"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Photo</w:t>
            </w:r>
          </w:p>
        </w:tc>
        <w:tc>
          <w:tcPr>
            <w:tcW w:w="6655" w:type="dxa"/>
          </w:tcPr>
          <w:p w14:paraId="4BD2268A" w14:textId="77777777" w:rsidR="00BF7C9B" w:rsidRPr="00C83829" w:rsidRDefault="00BF7C9B" w:rsidP="00871969">
            <w:pPr>
              <w:tabs>
                <w:tab w:val="left" w:pos="1290"/>
              </w:tabs>
              <w:rPr>
                <w:rFonts w:ascii="Times New Roman" w:hAnsi="Times New Roman" w:cs="Times New Roman"/>
                <w:szCs w:val="24"/>
              </w:rPr>
            </w:pPr>
          </w:p>
        </w:tc>
      </w:tr>
    </w:tbl>
    <w:p w14:paraId="7AEAA6EF" w14:textId="77777777" w:rsidR="00BF7C9B" w:rsidRPr="00C83829" w:rsidRDefault="00BF7C9B" w:rsidP="00BF7C9B">
      <w:pPr>
        <w:spacing w:after="0" w:line="240" w:lineRule="auto"/>
        <w:rPr>
          <w:rFonts w:ascii="Times New Roman" w:hAnsi="Times New Roman" w:cs="Times New Roman"/>
          <w:szCs w:val="24"/>
        </w:rPr>
      </w:pPr>
    </w:p>
    <w:p w14:paraId="17130E8C" w14:textId="77777777" w:rsidR="00BF7C9B" w:rsidRPr="00C83829" w:rsidRDefault="00BF7C9B" w:rsidP="00BF7C9B">
      <w:pPr>
        <w:spacing w:after="0" w:line="240" w:lineRule="auto"/>
        <w:rPr>
          <w:rFonts w:ascii="Times New Roman" w:hAnsi="Times New Roman" w:cs="Times New Roman"/>
          <w:szCs w:val="24"/>
        </w:rPr>
      </w:pPr>
    </w:p>
    <w:p w14:paraId="5121BDBE" w14:textId="77777777" w:rsidR="00BF7C9B" w:rsidRPr="00C83829" w:rsidRDefault="00BF7C9B" w:rsidP="00BF7C9B">
      <w:pPr>
        <w:spacing w:after="0" w:line="240" w:lineRule="auto"/>
        <w:rPr>
          <w:rFonts w:ascii="Times New Roman" w:hAnsi="Times New Roman" w:cs="Times New Roman"/>
          <w:szCs w:val="24"/>
        </w:rPr>
      </w:pPr>
    </w:p>
    <w:tbl>
      <w:tblPr>
        <w:tblStyle w:val="TableGrid"/>
        <w:tblW w:w="0" w:type="auto"/>
        <w:tblLook w:val="04A0" w:firstRow="1" w:lastRow="0" w:firstColumn="1" w:lastColumn="0" w:noHBand="0" w:noVBand="1"/>
      </w:tblPr>
      <w:tblGrid>
        <w:gridCol w:w="2526"/>
        <w:gridCol w:w="6490"/>
      </w:tblGrid>
      <w:tr w:rsidR="00BF7C9B" w:rsidRPr="00C83829" w14:paraId="05DFAF71" w14:textId="77777777" w:rsidTr="00871969">
        <w:tc>
          <w:tcPr>
            <w:tcW w:w="2695" w:type="dxa"/>
          </w:tcPr>
          <w:p w14:paraId="1678F44C"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Date</w:t>
            </w:r>
          </w:p>
        </w:tc>
        <w:tc>
          <w:tcPr>
            <w:tcW w:w="6655" w:type="dxa"/>
          </w:tcPr>
          <w:p w14:paraId="3940CC05"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22 April, 2025</w:t>
            </w:r>
          </w:p>
        </w:tc>
      </w:tr>
      <w:tr w:rsidR="00BF7C9B" w:rsidRPr="00C83829" w14:paraId="41310734" w14:textId="77777777" w:rsidTr="00871969">
        <w:tc>
          <w:tcPr>
            <w:tcW w:w="2695" w:type="dxa"/>
          </w:tcPr>
          <w:p w14:paraId="715A2A6F"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Title</w:t>
            </w:r>
          </w:p>
        </w:tc>
        <w:tc>
          <w:tcPr>
            <w:tcW w:w="6655" w:type="dxa"/>
          </w:tcPr>
          <w:p w14:paraId="2B1AE0DB" w14:textId="77777777" w:rsidR="00BF7C9B" w:rsidRPr="00C83829" w:rsidRDefault="00BF7C9B" w:rsidP="00871969">
            <w:pPr>
              <w:rPr>
                <w:rFonts w:ascii="Times New Roman" w:hAnsi="Times New Roman" w:cs="Times New Roman"/>
                <w:b/>
                <w:bCs/>
                <w:szCs w:val="24"/>
              </w:rPr>
            </w:pPr>
            <w:r w:rsidRPr="00C83829">
              <w:rPr>
                <w:rFonts w:ascii="Times New Roman" w:hAnsi="Times New Roman" w:cs="Times New Roman"/>
                <w:b/>
                <w:bCs/>
                <w:szCs w:val="24"/>
              </w:rPr>
              <w:t>Interviewed by the Vietnamese National TV Channel, 22 Apr 2025</w:t>
            </w:r>
          </w:p>
        </w:tc>
      </w:tr>
      <w:tr w:rsidR="00BF7C9B" w:rsidRPr="00C83829" w14:paraId="730CC314" w14:textId="77777777" w:rsidTr="00871969">
        <w:tc>
          <w:tcPr>
            <w:tcW w:w="2695" w:type="dxa"/>
          </w:tcPr>
          <w:p w14:paraId="10EE20F9"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paragraph</w:t>
            </w:r>
          </w:p>
        </w:tc>
        <w:tc>
          <w:tcPr>
            <w:tcW w:w="6655" w:type="dxa"/>
          </w:tcPr>
          <w:p w14:paraId="1A73A416"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 xml:space="preserve">Prof. Kim Oanh, Director of AirQC, was interviewed by the Vietnamese National TV channel (VTV1). </w:t>
            </w:r>
          </w:p>
          <w:p w14:paraId="616A993C" w14:textId="77777777" w:rsidR="00BF7C9B" w:rsidRPr="00C83829" w:rsidRDefault="00BF7C9B" w:rsidP="00871969">
            <w:pPr>
              <w:rPr>
                <w:rFonts w:ascii="Times New Roman" w:hAnsi="Times New Roman" w:cs="Times New Roman"/>
                <w:szCs w:val="24"/>
              </w:rPr>
            </w:pPr>
          </w:p>
          <w:p w14:paraId="51858A4F"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 xml:space="preserve"> She </w:t>
            </w:r>
            <w:r w:rsidRPr="00C83829">
              <w:rPr>
                <w:rFonts w:ascii="Times New Roman" w:hAnsi="Times New Roman" w:cs="Times New Roman"/>
                <w:szCs w:val="24"/>
                <w:highlight w:val="yellow"/>
              </w:rPr>
              <w:t>discussed the importance of obtaining accurate emission data from different source sectors.</w:t>
            </w:r>
          </w:p>
          <w:p w14:paraId="0B17C7AD" w14:textId="77777777" w:rsidR="00BF7C9B" w:rsidRPr="00C83829" w:rsidRDefault="00BF7C9B" w:rsidP="00871969">
            <w:pPr>
              <w:rPr>
                <w:rFonts w:ascii="Times New Roman" w:hAnsi="Times New Roman" w:cs="Times New Roman"/>
                <w:szCs w:val="24"/>
              </w:rPr>
            </w:pPr>
          </w:p>
          <w:p w14:paraId="2A53FC8F"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 xml:space="preserve">The full interview video can be found at </w:t>
            </w:r>
            <w:commentRangeStart w:id="14"/>
            <w:r w:rsidRPr="00C83829">
              <w:rPr>
                <w:rFonts w:ascii="Times New Roman" w:hAnsi="Times New Roman" w:cs="Times New Roman"/>
                <w:szCs w:val="24"/>
              </w:rPr>
              <w:fldChar w:fldCharType="begin"/>
            </w:r>
            <w:r w:rsidRPr="00C83829">
              <w:rPr>
                <w:rFonts w:ascii="Times New Roman" w:hAnsi="Times New Roman" w:cs="Times New Roman"/>
                <w:szCs w:val="24"/>
              </w:rPr>
              <w:instrText>HYPERLINK "https://www.youtube.com/watch?v=Sl-bWb8xQIU"</w:instrText>
            </w:r>
            <w:r w:rsidRPr="00C83829">
              <w:rPr>
                <w:rFonts w:ascii="Times New Roman" w:hAnsi="Times New Roman" w:cs="Times New Roman"/>
                <w:szCs w:val="24"/>
              </w:rPr>
            </w:r>
            <w:r w:rsidRPr="00C83829">
              <w:rPr>
                <w:rFonts w:ascii="Times New Roman" w:hAnsi="Times New Roman" w:cs="Times New Roman"/>
                <w:szCs w:val="24"/>
              </w:rPr>
              <w:fldChar w:fldCharType="separate"/>
            </w:r>
            <w:r w:rsidRPr="00C83829">
              <w:rPr>
                <w:rStyle w:val="Hyperlink"/>
                <w:rFonts w:ascii="Times New Roman" w:hAnsi="Times New Roman" w:cs="Times New Roman"/>
                <w:szCs w:val="24"/>
              </w:rPr>
              <w:t>https://www.youtube.com/watch?v=S</w:t>
            </w:r>
            <w:r w:rsidRPr="00C83829">
              <w:rPr>
                <w:rStyle w:val="Hyperlink"/>
                <w:rFonts w:ascii="Times New Roman" w:hAnsi="Times New Roman" w:cs="Times New Roman"/>
                <w:szCs w:val="24"/>
              </w:rPr>
              <w:t>l</w:t>
            </w:r>
            <w:r w:rsidRPr="00C83829">
              <w:rPr>
                <w:rStyle w:val="Hyperlink"/>
                <w:rFonts w:ascii="Times New Roman" w:hAnsi="Times New Roman" w:cs="Times New Roman"/>
                <w:szCs w:val="24"/>
              </w:rPr>
              <w:t>-bWb8xQIU</w:t>
            </w:r>
            <w:r w:rsidRPr="00C83829">
              <w:rPr>
                <w:rFonts w:ascii="Times New Roman" w:hAnsi="Times New Roman" w:cs="Times New Roman"/>
                <w:szCs w:val="24"/>
              </w:rPr>
              <w:fldChar w:fldCharType="end"/>
            </w:r>
            <w:commentRangeEnd w:id="14"/>
            <w:r w:rsidRPr="00C83829">
              <w:rPr>
                <w:rStyle w:val="CommentReference"/>
                <w:rFonts w:ascii="Times New Roman" w:hAnsi="Times New Roman" w:cs="Times New Roman"/>
                <w:sz w:val="24"/>
                <w:szCs w:val="24"/>
              </w:rPr>
              <w:commentReference w:id="14"/>
            </w:r>
            <w:r w:rsidRPr="00C83829">
              <w:rPr>
                <w:rFonts w:ascii="Times New Roman" w:hAnsi="Times New Roman" w:cs="Times New Roman"/>
                <w:szCs w:val="24"/>
              </w:rPr>
              <w:t xml:space="preserve"> </w:t>
            </w:r>
          </w:p>
        </w:tc>
      </w:tr>
      <w:tr w:rsidR="00BF7C9B" w:rsidRPr="00C83829" w14:paraId="42EA3133" w14:textId="77777777" w:rsidTr="00871969">
        <w:tc>
          <w:tcPr>
            <w:tcW w:w="2695" w:type="dxa"/>
          </w:tcPr>
          <w:p w14:paraId="4BA4BAE5"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Photo</w:t>
            </w:r>
          </w:p>
        </w:tc>
        <w:tc>
          <w:tcPr>
            <w:tcW w:w="6655" w:type="dxa"/>
          </w:tcPr>
          <w:p w14:paraId="09A2BAF0" w14:textId="77777777" w:rsidR="00BF7C9B" w:rsidRPr="00C83829" w:rsidRDefault="00BF7C9B" w:rsidP="00871969">
            <w:pPr>
              <w:tabs>
                <w:tab w:val="left" w:pos="1290"/>
              </w:tabs>
              <w:rPr>
                <w:rFonts w:ascii="Times New Roman" w:hAnsi="Times New Roman" w:cs="Times New Roman"/>
                <w:szCs w:val="24"/>
              </w:rPr>
            </w:pPr>
            <w:r w:rsidRPr="00C83829">
              <w:rPr>
                <w:rFonts w:ascii="Times New Roman" w:hAnsi="Times New Roman" w:cs="Times New Roman"/>
                <w:noProof/>
                <w:szCs w:val="24"/>
              </w:rPr>
              <w:drawing>
                <wp:inline distT="0" distB="0" distL="0" distR="0" wp14:anchorId="190A24A0" wp14:editId="352BDBC0">
                  <wp:extent cx="3109769" cy="1742838"/>
                  <wp:effectExtent l="19050" t="19050" r="14605" b="10160"/>
                  <wp:docPr id="6" name="Picture 5" descr="A person in a purple shirt&#10;&#10;AI-generated content may be incorrect.">
                    <a:extLst xmlns:a="http://schemas.openxmlformats.org/drawingml/2006/main">
                      <a:ext uri="{FF2B5EF4-FFF2-40B4-BE49-F238E27FC236}">
                        <a16:creationId xmlns:a16="http://schemas.microsoft.com/office/drawing/2014/main" id="{65B8AB23-B3C9-AAFA-F3E1-1EC713875E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person in a purple shirt&#10;&#10;AI-generated content may be incorrect.">
                            <a:extLst>
                              <a:ext uri="{FF2B5EF4-FFF2-40B4-BE49-F238E27FC236}">
                                <a16:creationId xmlns:a16="http://schemas.microsoft.com/office/drawing/2014/main" id="{65B8AB23-B3C9-AAFA-F3E1-1EC713875E05}"/>
                              </a:ext>
                            </a:extLst>
                          </pic:cNvPr>
                          <pic:cNvPicPr>
                            <a:picLocks noChangeAspect="1"/>
                          </pic:cNvPicPr>
                        </pic:nvPicPr>
                        <pic:blipFill>
                          <a:blip r:embed="rId31"/>
                          <a:stretch>
                            <a:fillRect/>
                          </a:stretch>
                        </pic:blipFill>
                        <pic:spPr>
                          <a:xfrm>
                            <a:off x="0" y="0"/>
                            <a:ext cx="3109769" cy="1742838"/>
                          </a:xfrm>
                          <a:prstGeom prst="rect">
                            <a:avLst/>
                          </a:prstGeom>
                          <a:ln>
                            <a:solidFill>
                              <a:schemeClr val="tx1"/>
                            </a:solidFill>
                          </a:ln>
                        </pic:spPr>
                      </pic:pic>
                    </a:graphicData>
                  </a:graphic>
                </wp:inline>
              </w:drawing>
            </w:r>
          </w:p>
        </w:tc>
      </w:tr>
    </w:tbl>
    <w:p w14:paraId="2D6E4B38" w14:textId="77777777" w:rsidR="00BF7C9B" w:rsidRPr="00C83829" w:rsidRDefault="00BF7C9B" w:rsidP="00BF7C9B">
      <w:pPr>
        <w:spacing w:after="0" w:line="240" w:lineRule="auto"/>
        <w:rPr>
          <w:rFonts w:ascii="Times New Roman" w:hAnsi="Times New Roman" w:cs="Times New Roman"/>
          <w:szCs w:val="24"/>
        </w:rPr>
      </w:pPr>
    </w:p>
    <w:tbl>
      <w:tblPr>
        <w:tblStyle w:val="TableGrid"/>
        <w:tblW w:w="0" w:type="auto"/>
        <w:tblLook w:val="04A0" w:firstRow="1" w:lastRow="0" w:firstColumn="1" w:lastColumn="0" w:noHBand="0" w:noVBand="1"/>
      </w:tblPr>
      <w:tblGrid>
        <w:gridCol w:w="2365"/>
        <w:gridCol w:w="6651"/>
      </w:tblGrid>
      <w:tr w:rsidR="00BF7C9B" w:rsidRPr="00C83829" w14:paraId="6417841B" w14:textId="77777777" w:rsidTr="00871969">
        <w:tc>
          <w:tcPr>
            <w:tcW w:w="2695" w:type="dxa"/>
          </w:tcPr>
          <w:p w14:paraId="7B486713"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Date</w:t>
            </w:r>
          </w:p>
        </w:tc>
        <w:tc>
          <w:tcPr>
            <w:tcW w:w="6655" w:type="dxa"/>
          </w:tcPr>
          <w:p w14:paraId="23A74BE6"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1 November, 2024</w:t>
            </w:r>
          </w:p>
        </w:tc>
      </w:tr>
      <w:tr w:rsidR="00BF7C9B" w:rsidRPr="00C83829" w14:paraId="55CD9465" w14:textId="77777777" w:rsidTr="00871969">
        <w:tc>
          <w:tcPr>
            <w:tcW w:w="2695" w:type="dxa"/>
          </w:tcPr>
          <w:p w14:paraId="7533D992"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Title</w:t>
            </w:r>
          </w:p>
        </w:tc>
        <w:tc>
          <w:tcPr>
            <w:tcW w:w="6655" w:type="dxa"/>
          </w:tcPr>
          <w:p w14:paraId="612EA71B"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b/>
                <w:bCs/>
                <w:szCs w:val="24"/>
              </w:rPr>
              <w:t>Sustainable Development and Environmental Health” of the Beijing Forum 2024 (</w:t>
            </w:r>
            <w:hyperlink r:id="rId32" w:history="1">
              <w:r w:rsidRPr="00C83829">
                <w:rPr>
                  <w:rStyle w:val="Hyperlink"/>
                  <w:rFonts w:ascii="Times New Roman" w:hAnsi="Times New Roman" w:cs="Times New Roman"/>
                  <w:b/>
                  <w:bCs/>
                  <w:szCs w:val="24"/>
                </w:rPr>
                <w:t>https://www.bjf.pku.edu.cn/forum/index.php</w:t>
              </w:r>
            </w:hyperlink>
            <w:r w:rsidRPr="00C83829">
              <w:rPr>
                <w:rFonts w:ascii="Times New Roman" w:hAnsi="Times New Roman" w:cs="Times New Roman"/>
                <w:b/>
                <w:bCs/>
                <w:szCs w:val="24"/>
              </w:rPr>
              <w:t xml:space="preserve"> ), </w:t>
            </w:r>
            <w:r w:rsidRPr="00C83829">
              <w:rPr>
                <w:rFonts w:ascii="Times New Roman" w:hAnsi="Times New Roman" w:cs="Times New Roman"/>
                <w:szCs w:val="24"/>
              </w:rPr>
              <w:t>1</w:t>
            </w:r>
            <w:r w:rsidRPr="00C83829">
              <w:rPr>
                <w:rFonts w:ascii="Times New Roman" w:hAnsi="Times New Roman" w:cs="Times New Roman"/>
                <w:szCs w:val="24"/>
                <w:vertAlign w:val="superscript"/>
              </w:rPr>
              <w:t>st</w:t>
            </w:r>
            <w:r w:rsidRPr="00C83829">
              <w:rPr>
                <w:rFonts w:ascii="Times New Roman" w:hAnsi="Times New Roman" w:cs="Times New Roman"/>
                <w:szCs w:val="24"/>
              </w:rPr>
              <w:t xml:space="preserve"> – 2</w:t>
            </w:r>
            <w:r w:rsidRPr="00C83829">
              <w:rPr>
                <w:rFonts w:ascii="Times New Roman" w:hAnsi="Times New Roman" w:cs="Times New Roman"/>
                <w:szCs w:val="24"/>
                <w:vertAlign w:val="superscript"/>
              </w:rPr>
              <w:t>nd</w:t>
            </w:r>
            <w:r w:rsidRPr="00C83829">
              <w:rPr>
                <w:rFonts w:ascii="Times New Roman" w:hAnsi="Times New Roman" w:cs="Times New Roman"/>
                <w:szCs w:val="24"/>
              </w:rPr>
              <w:t>, 2024</w:t>
            </w:r>
          </w:p>
        </w:tc>
      </w:tr>
      <w:tr w:rsidR="00BF7C9B" w:rsidRPr="00C83829" w14:paraId="7C39AEB6" w14:textId="77777777" w:rsidTr="00871969">
        <w:tc>
          <w:tcPr>
            <w:tcW w:w="2695" w:type="dxa"/>
          </w:tcPr>
          <w:p w14:paraId="4AC2BB83"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paragraph</w:t>
            </w:r>
          </w:p>
        </w:tc>
        <w:tc>
          <w:tcPr>
            <w:tcW w:w="6655" w:type="dxa"/>
          </w:tcPr>
          <w:p w14:paraId="2BA05BBF"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 xml:space="preserve">Taking place from 1 to 3 November 2024 at Peking University, the </w:t>
            </w:r>
            <w:r w:rsidRPr="00C83829">
              <w:rPr>
                <w:rFonts w:ascii="Times New Roman" w:hAnsi="Times New Roman" w:cs="Times New Roman"/>
                <w:b/>
                <w:bCs/>
                <w:szCs w:val="24"/>
              </w:rPr>
              <w:t>Beijing Forum</w:t>
            </w:r>
            <w:r w:rsidRPr="00C83829">
              <w:rPr>
                <w:rFonts w:ascii="Times New Roman" w:hAnsi="Times New Roman" w:cs="Times New Roman"/>
                <w:szCs w:val="24"/>
              </w:rPr>
              <w:t xml:space="preserve"> 2024 aimed to foster global dialogue guided by the principle of “The Harmony of Civilizations and Prosperity of All,” seeking advancement through innovation and mutual understanding among nations. Since its inception in 2004, the Beijing Forum has hosted over 7,000 distinguished guests from more than 80 countries and regions. The annual event, drawing on Beijing’s rich cultural heritage, is dedicated to advancing research </w:t>
            </w:r>
            <w:r w:rsidRPr="00C83829">
              <w:rPr>
                <w:rFonts w:ascii="Times New Roman" w:hAnsi="Times New Roman" w:cs="Times New Roman"/>
                <w:szCs w:val="24"/>
              </w:rPr>
              <w:lastRenderedPageBreak/>
              <w:t>on global issues and promoting academic development and social progress worldwide. The 21st Beijing Forum, with its comprehensive scope, addressed contemporary challenges through 13 thematic panels, two symposia, and three Beijing Forum Global events, promoting international cooperation and shared progress through open dialogue and mutual learning.</w:t>
            </w:r>
          </w:p>
          <w:p w14:paraId="41EC68FB" w14:textId="77777777" w:rsidR="00BF7C9B" w:rsidRPr="00C83829" w:rsidRDefault="00BF7C9B" w:rsidP="00871969">
            <w:pPr>
              <w:rPr>
                <w:rFonts w:ascii="Times New Roman" w:hAnsi="Times New Roman" w:cs="Times New Roman"/>
                <w:szCs w:val="24"/>
              </w:rPr>
            </w:pPr>
          </w:p>
          <w:p w14:paraId="258440AC" w14:textId="77777777" w:rsidR="00BF7C9B" w:rsidRPr="00C83829" w:rsidRDefault="00BF7C9B" w:rsidP="00871969">
            <w:pPr>
              <w:rPr>
                <w:rFonts w:ascii="Times New Roman" w:hAnsi="Times New Roman" w:cs="Times New Roman"/>
                <w:szCs w:val="24"/>
              </w:rPr>
            </w:pPr>
            <w:r w:rsidRPr="009E6451">
              <w:rPr>
                <w:rFonts w:ascii="Times New Roman" w:hAnsi="Times New Roman" w:cs="Times New Roman"/>
                <w:szCs w:val="24"/>
              </w:rPr>
              <w:t xml:space="preserve">Prof. Nguyen Thi Kim Oanh, Director of AirQC, participated as a panelist in Session 3 </w:t>
            </w:r>
            <w:r w:rsidRPr="009E6451">
              <w:rPr>
                <w:rFonts w:ascii="Times New Roman" w:hAnsi="Times New Roman" w:cs="Times New Roman"/>
                <w:i/>
                <w:iCs/>
                <w:szCs w:val="24"/>
              </w:rPr>
              <w:t>“Air, Climate and Health”</w:t>
            </w:r>
            <w:r w:rsidRPr="009E6451">
              <w:rPr>
                <w:rFonts w:ascii="Times New Roman" w:hAnsi="Times New Roman" w:cs="Times New Roman"/>
                <w:szCs w:val="24"/>
              </w:rPr>
              <w:t xml:space="preserve"> under the theme </w:t>
            </w:r>
            <w:r w:rsidRPr="009E6451">
              <w:rPr>
                <w:rFonts w:ascii="Times New Roman" w:hAnsi="Times New Roman" w:cs="Times New Roman"/>
                <w:i/>
                <w:iCs/>
                <w:szCs w:val="24"/>
              </w:rPr>
              <w:t>“Sustainable Development and Environmental Health”</w:t>
            </w:r>
            <w:r w:rsidRPr="009E6451">
              <w:rPr>
                <w:rFonts w:ascii="Times New Roman" w:hAnsi="Times New Roman" w:cs="Times New Roman"/>
                <w:szCs w:val="24"/>
              </w:rPr>
              <w:t xml:space="preserve"> at the Beijing Forum 2024, held in Beijing, China. The forum emphasized the interlinkages between environmental systems, human health, and sustainable development, advocating for integrative and multidisciplinary approaches to address major global challenges such as air pollution, climate change, and health inequities.</w:t>
            </w:r>
          </w:p>
          <w:p w14:paraId="5DB1D801" w14:textId="77777777" w:rsidR="00BF7C9B" w:rsidRPr="009E6451" w:rsidRDefault="00BF7C9B" w:rsidP="00871969">
            <w:pPr>
              <w:rPr>
                <w:rFonts w:ascii="Times New Roman" w:hAnsi="Times New Roman" w:cs="Times New Roman"/>
                <w:szCs w:val="24"/>
              </w:rPr>
            </w:pPr>
          </w:p>
          <w:p w14:paraId="0AB8902F" w14:textId="77777777" w:rsidR="00BF7C9B" w:rsidRPr="009E6451" w:rsidRDefault="00BF7C9B" w:rsidP="00871969">
            <w:pPr>
              <w:rPr>
                <w:rFonts w:ascii="Times New Roman" w:hAnsi="Times New Roman" w:cs="Times New Roman"/>
                <w:szCs w:val="24"/>
              </w:rPr>
            </w:pPr>
            <w:r w:rsidRPr="009E6451">
              <w:rPr>
                <w:rFonts w:ascii="Times New Roman" w:hAnsi="Times New Roman" w:cs="Times New Roman"/>
                <w:szCs w:val="24"/>
              </w:rPr>
              <w:t xml:space="preserve">Prof. Kim Oanh delivered an oral presentation on </w:t>
            </w:r>
            <w:r w:rsidRPr="009E6451">
              <w:rPr>
                <w:rFonts w:ascii="Times New Roman" w:hAnsi="Times New Roman" w:cs="Times New Roman"/>
                <w:i/>
                <w:iCs/>
                <w:szCs w:val="24"/>
              </w:rPr>
              <w:t>“Perspectives of Improving Air Quality with Multiple Benefits in Southeast Asia,”</w:t>
            </w:r>
            <w:r w:rsidRPr="009E6451">
              <w:rPr>
                <w:rFonts w:ascii="Times New Roman" w:hAnsi="Times New Roman" w:cs="Times New Roman"/>
                <w:szCs w:val="24"/>
              </w:rPr>
              <w:t xml:space="preserve"> sharing valuable insights on air quality management and highlighting the interconnected impacts of air pollution, climate change, and public health. She also emphasized the importance of collaborative research and regional cooperation to strengthen evidence-based policymaking and advance sustainable air quality improvement across Southeast Asia. Details of the Beijing Forum 2024 can be found at </w:t>
            </w:r>
            <w:hyperlink r:id="rId33" w:tgtFrame="_new" w:history="1">
              <w:r w:rsidRPr="009E6451">
                <w:rPr>
                  <w:rStyle w:val="Hyperlink"/>
                  <w:rFonts w:ascii="Times New Roman" w:hAnsi="Times New Roman" w:cs="Times New Roman"/>
                  <w:szCs w:val="24"/>
                </w:rPr>
                <w:t>Beijing Forum 2024</w:t>
              </w:r>
            </w:hyperlink>
            <w:r w:rsidRPr="009E6451">
              <w:rPr>
                <w:rFonts w:ascii="Times New Roman" w:hAnsi="Times New Roman" w:cs="Times New Roman"/>
                <w:szCs w:val="24"/>
              </w:rPr>
              <w:t>.</w:t>
            </w:r>
          </w:p>
          <w:p w14:paraId="65800B2D" w14:textId="77777777" w:rsidR="00BF7C9B" w:rsidRPr="00C83829" w:rsidRDefault="00BF7C9B" w:rsidP="00871969">
            <w:pPr>
              <w:rPr>
                <w:rFonts w:ascii="Times New Roman" w:hAnsi="Times New Roman" w:cs="Times New Roman"/>
                <w:szCs w:val="24"/>
              </w:rPr>
            </w:pPr>
          </w:p>
        </w:tc>
      </w:tr>
      <w:tr w:rsidR="00BF7C9B" w:rsidRPr="00C83829" w14:paraId="69C23D10" w14:textId="77777777" w:rsidTr="00871969">
        <w:tc>
          <w:tcPr>
            <w:tcW w:w="2695" w:type="dxa"/>
          </w:tcPr>
          <w:p w14:paraId="4BF07580"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lastRenderedPageBreak/>
              <w:t>Photo</w:t>
            </w:r>
          </w:p>
        </w:tc>
        <w:tc>
          <w:tcPr>
            <w:tcW w:w="6655" w:type="dxa"/>
          </w:tcPr>
          <w:p w14:paraId="62D8933A" w14:textId="77777777" w:rsidR="00BF7C9B" w:rsidRPr="00C83829" w:rsidRDefault="00BF7C9B" w:rsidP="00871969">
            <w:pPr>
              <w:tabs>
                <w:tab w:val="left" w:pos="1290"/>
              </w:tabs>
              <w:rPr>
                <w:rFonts w:ascii="Times New Roman" w:hAnsi="Times New Roman" w:cs="Times New Roman"/>
                <w:szCs w:val="24"/>
              </w:rPr>
            </w:pPr>
            <w:r w:rsidRPr="00C83829">
              <w:rPr>
                <w:rFonts w:ascii="Times New Roman" w:hAnsi="Times New Roman" w:cs="Times New Roman"/>
                <w:szCs w:val="24"/>
                <w:highlight w:val="green"/>
              </w:rPr>
              <w:t xml:space="preserve">// </w:t>
            </w:r>
            <w:proofErr w:type="spellStart"/>
            <w:r w:rsidRPr="00C83829">
              <w:rPr>
                <w:rFonts w:ascii="Times New Roman" w:hAnsi="Times New Roman" w:cs="Times New Roman"/>
                <w:szCs w:val="24"/>
                <w:highlight w:val="green"/>
              </w:rPr>
              <w:t>Ktoo</w:t>
            </w:r>
            <w:proofErr w:type="spellEnd"/>
            <w:r w:rsidRPr="00C83829">
              <w:rPr>
                <w:rFonts w:ascii="Times New Roman" w:hAnsi="Times New Roman" w:cs="Times New Roman"/>
                <w:szCs w:val="24"/>
                <w:highlight w:val="green"/>
              </w:rPr>
              <w:t>: please check website</w:t>
            </w:r>
            <w:r w:rsidRPr="00C83829">
              <w:rPr>
                <w:rFonts w:ascii="Times New Roman" w:hAnsi="Times New Roman" w:cs="Times New Roman"/>
                <w:szCs w:val="24"/>
              </w:rPr>
              <w:t xml:space="preserve">, flyer, photo?? I will </w:t>
            </w:r>
            <w:proofErr w:type="gramStart"/>
            <w:r w:rsidRPr="00C83829">
              <w:rPr>
                <w:rFonts w:ascii="Times New Roman" w:hAnsi="Times New Roman" w:cs="Times New Roman"/>
                <w:szCs w:val="24"/>
              </w:rPr>
              <w:t>give</w:t>
            </w:r>
            <w:proofErr w:type="gramEnd"/>
            <w:r w:rsidRPr="00C83829">
              <w:rPr>
                <w:rFonts w:ascii="Times New Roman" w:hAnsi="Times New Roman" w:cs="Times New Roman"/>
                <w:szCs w:val="24"/>
              </w:rPr>
              <w:t xml:space="preserve"> one photo if I find it. </w:t>
            </w:r>
            <w:r w:rsidRPr="00C83829">
              <w:rPr>
                <mc:AlternateContent>
                  <mc:Choice Requires="w16se">
                    <w:rFonts w:ascii="Times New Roman" w:hAnsi="Times New Roman" w:cs="Times New Roman"/>
                  </mc:Choice>
                  <mc:Fallback>
                    <w:rFonts w:ascii="Segoe UI Emoji" w:eastAsia="Segoe UI Emoji" w:hAnsi="Segoe UI Emoji" w:cs="Segoe UI Emoji"/>
                  </mc:Fallback>
                </mc:AlternateContent>
                <w:szCs w:val="24"/>
              </w:rPr>
              <mc:AlternateContent>
                <mc:Choice Requires="w16se">
                  <w16se:symEx w16se:font="Segoe UI Emoji" w16se:char="1F60A"/>
                </mc:Choice>
                <mc:Fallback>
                  <w:t>😊</w:t>
                </mc:Fallback>
              </mc:AlternateContent>
            </w:r>
          </w:p>
          <w:p w14:paraId="29950F35" w14:textId="77777777" w:rsidR="00BF7C9B" w:rsidRPr="00C83829" w:rsidRDefault="00BF7C9B" w:rsidP="00871969">
            <w:pPr>
              <w:tabs>
                <w:tab w:val="left" w:pos="1290"/>
              </w:tabs>
              <w:rPr>
                <w:rFonts w:ascii="Times New Roman" w:hAnsi="Times New Roman" w:cs="Times New Roman"/>
                <w:szCs w:val="24"/>
              </w:rPr>
            </w:pPr>
          </w:p>
          <w:p w14:paraId="567536C0" w14:textId="77777777" w:rsidR="00BF7C9B" w:rsidRPr="00C83829" w:rsidRDefault="00BF7C9B" w:rsidP="00871969">
            <w:pPr>
              <w:tabs>
                <w:tab w:val="left" w:pos="1290"/>
              </w:tabs>
              <w:rPr>
                <w:rFonts w:ascii="Times New Roman" w:hAnsi="Times New Roman" w:cs="Times New Roman"/>
                <w:szCs w:val="24"/>
              </w:rPr>
            </w:pPr>
            <w:r w:rsidRPr="00C83829">
              <w:rPr>
                <w:rFonts w:ascii="Times New Roman" w:hAnsi="Times New Roman" w:cs="Times New Roman"/>
                <w:noProof/>
                <w:szCs w:val="24"/>
              </w:rPr>
              <w:drawing>
                <wp:inline distT="0" distB="0" distL="0" distR="0" wp14:anchorId="6E9A357B" wp14:editId="2D029CA1">
                  <wp:extent cx="4076700" cy="2419553"/>
                  <wp:effectExtent l="0" t="0" r="0" b="0"/>
                  <wp:docPr id="37842833" name="Picture 2" descr="A statu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2833" name="Picture 2" descr="A statue of a lion&#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092563" cy="2428968"/>
                          </a:xfrm>
                          <a:prstGeom prst="rect">
                            <a:avLst/>
                          </a:prstGeom>
                        </pic:spPr>
                      </pic:pic>
                    </a:graphicData>
                  </a:graphic>
                </wp:inline>
              </w:drawing>
            </w:r>
          </w:p>
        </w:tc>
      </w:tr>
    </w:tbl>
    <w:p w14:paraId="5BAD7C6E" w14:textId="77777777" w:rsidR="00BF7C9B" w:rsidRPr="00C83829" w:rsidRDefault="00BF7C9B" w:rsidP="00BF7C9B">
      <w:pPr>
        <w:spacing w:after="0" w:line="240" w:lineRule="auto"/>
        <w:rPr>
          <w:rFonts w:ascii="Times New Roman" w:hAnsi="Times New Roman" w:cs="Times New Roman"/>
          <w:szCs w:val="24"/>
        </w:rPr>
      </w:pPr>
    </w:p>
    <w:tbl>
      <w:tblPr>
        <w:tblStyle w:val="TableGrid"/>
        <w:tblW w:w="0" w:type="auto"/>
        <w:tblLook w:val="04A0" w:firstRow="1" w:lastRow="0" w:firstColumn="1" w:lastColumn="0" w:noHBand="0" w:noVBand="1"/>
      </w:tblPr>
      <w:tblGrid>
        <w:gridCol w:w="2531"/>
        <w:gridCol w:w="6485"/>
      </w:tblGrid>
      <w:tr w:rsidR="00BF7C9B" w:rsidRPr="00C83829" w14:paraId="16AA7465" w14:textId="77777777" w:rsidTr="00871969">
        <w:tc>
          <w:tcPr>
            <w:tcW w:w="2695" w:type="dxa"/>
          </w:tcPr>
          <w:p w14:paraId="298B7E33"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Date</w:t>
            </w:r>
          </w:p>
        </w:tc>
        <w:tc>
          <w:tcPr>
            <w:tcW w:w="6655" w:type="dxa"/>
          </w:tcPr>
          <w:p w14:paraId="67753621"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22 October 2024</w:t>
            </w:r>
          </w:p>
        </w:tc>
      </w:tr>
      <w:tr w:rsidR="00BF7C9B" w:rsidRPr="00C83829" w14:paraId="64F31954" w14:textId="77777777" w:rsidTr="00871969">
        <w:tc>
          <w:tcPr>
            <w:tcW w:w="2695" w:type="dxa"/>
          </w:tcPr>
          <w:p w14:paraId="24400974"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Title</w:t>
            </w:r>
          </w:p>
        </w:tc>
        <w:tc>
          <w:tcPr>
            <w:tcW w:w="6655" w:type="dxa"/>
          </w:tcPr>
          <w:p w14:paraId="47B77AE9" w14:textId="77777777" w:rsidR="00BF7C9B" w:rsidRPr="00C83829" w:rsidRDefault="00BF7C9B" w:rsidP="00871969">
            <w:pPr>
              <w:rPr>
                <w:rFonts w:ascii="Times New Roman" w:hAnsi="Times New Roman" w:cs="Times New Roman"/>
                <w:szCs w:val="24"/>
              </w:rPr>
            </w:pPr>
            <w:r>
              <w:rPr>
                <w:rFonts w:ascii="Times New Roman" w:hAnsi="Times New Roman" w:cs="Times New Roman"/>
                <w:szCs w:val="24"/>
              </w:rPr>
              <w:t>R</w:t>
            </w:r>
            <w:r w:rsidRPr="00C83829">
              <w:rPr>
                <w:rFonts w:ascii="Times New Roman" w:hAnsi="Times New Roman" w:cs="Times New Roman"/>
                <w:szCs w:val="24"/>
              </w:rPr>
              <w:t xml:space="preserve">egional </w:t>
            </w:r>
            <w:r>
              <w:rPr>
                <w:rFonts w:ascii="Times New Roman" w:hAnsi="Times New Roman" w:cs="Times New Roman"/>
                <w:szCs w:val="24"/>
              </w:rPr>
              <w:t>W</w:t>
            </w:r>
            <w:r w:rsidRPr="00C83829">
              <w:rPr>
                <w:rFonts w:ascii="Times New Roman" w:hAnsi="Times New Roman" w:cs="Times New Roman"/>
                <w:szCs w:val="24"/>
              </w:rPr>
              <w:t xml:space="preserve">orkshop </w:t>
            </w:r>
            <w:r w:rsidRPr="00C83829">
              <w:rPr>
                <w:rFonts w:ascii="Times New Roman" w:hAnsi="Times New Roman" w:cs="Times New Roman"/>
                <w:b/>
                <w:bCs/>
                <w:szCs w:val="24"/>
              </w:rPr>
              <w:t>“</w:t>
            </w:r>
            <w:bookmarkStart w:id="15" w:name="_Hlk183609636"/>
            <w:r w:rsidRPr="00C83829">
              <w:rPr>
                <w:rFonts w:ascii="Times New Roman" w:hAnsi="Times New Roman" w:cs="Times New Roman"/>
                <w:b/>
                <w:bCs/>
                <w:szCs w:val="24"/>
              </w:rPr>
              <w:t>Identifying Air Pollution Sources Through Emission Inventory Event</w:t>
            </w:r>
            <w:bookmarkEnd w:id="15"/>
            <w:r w:rsidRPr="00C83829">
              <w:rPr>
                <w:rFonts w:ascii="Times New Roman" w:hAnsi="Times New Roman" w:cs="Times New Roman"/>
                <w:b/>
                <w:bCs/>
                <w:szCs w:val="24"/>
              </w:rPr>
              <w:t xml:space="preserve">”, </w:t>
            </w:r>
            <w:r w:rsidRPr="00C83829">
              <w:rPr>
                <w:rFonts w:ascii="Times New Roman" w:hAnsi="Times New Roman" w:cs="Times New Roman"/>
                <w:szCs w:val="24"/>
              </w:rPr>
              <w:t>22</w:t>
            </w:r>
            <w:r w:rsidRPr="00C83829">
              <w:rPr>
                <w:rFonts w:ascii="Times New Roman" w:hAnsi="Times New Roman" w:cs="Times New Roman"/>
                <w:szCs w:val="24"/>
                <w:vertAlign w:val="superscript"/>
              </w:rPr>
              <w:t>nd</w:t>
            </w:r>
            <w:r w:rsidRPr="00C83829">
              <w:rPr>
                <w:rFonts w:ascii="Times New Roman" w:hAnsi="Times New Roman" w:cs="Times New Roman"/>
                <w:szCs w:val="24"/>
              </w:rPr>
              <w:t xml:space="preserve"> October 2024</w:t>
            </w:r>
          </w:p>
        </w:tc>
      </w:tr>
      <w:tr w:rsidR="00BF7C9B" w:rsidRPr="00C83829" w14:paraId="023585F5" w14:textId="77777777" w:rsidTr="00871969">
        <w:tc>
          <w:tcPr>
            <w:tcW w:w="2695" w:type="dxa"/>
          </w:tcPr>
          <w:p w14:paraId="5D1F9FCE"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paragraph</w:t>
            </w:r>
          </w:p>
        </w:tc>
        <w:tc>
          <w:tcPr>
            <w:tcW w:w="6655" w:type="dxa"/>
          </w:tcPr>
          <w:p w14:paraId="21427815" w14:textId="77777777" w:rsidR="00BF7C9B" w:rsidRPr="00C83829" w:rsidRDefault="00BF7C9B" w:rsidP="00871969">
            <w:pPr>
              <w:jc w:val="both"/>
              <w:rPr>
                <w:rFonts w:ascii="Times New Roman" w:hAnsi="Times New Roman" w:cs="Times New Roman"/>
                <w:szCs w:val="24"/>
              </w:rPr>
            </w:pPr>
            <w:r w:rsidRPr="00C83829">
              <w:rPr>
                <w:rFonts w:ascii="Times New Roman" w:hAnsi="Times New Roman" w:cs="Times New Roman"/>
                <w:szCs w:val="24"/>
              </w:rPr>
              <w:t xml:space="preserve">On 22 October 2024, Prof. Nguyen Thi Kim Oanh, Director of AirQC, participated as a guest speaker at the regional workshop </w:t>
            </w:r>
            <w:r w:rsidRPr="00C83829">
              <w:rPr>
                <w:rFonts w:ascii="Times New Roman" w:hAnsi="Times New Roman" w:cs="Times New Roman"/>
                <w:szCs w:val="24"/>
              </w:rPr>
              <w:lastRenderedPageBreak/>
              <w:t xml:space="preserve">“Identifying Air Pollution Sources Through Emission Inventory” organized by the World Resources Institute (WRI) and Environmental Defense Fund (EDF) in Jakarta, Indonesia. She delivered a presentation on “Development of Emission Inventory for Integrated Air Quality Management: SEA Regional Perspectives”, sharing her valuable insights into building high-quality source inventories in Southeast Asia. </w:t>
            </w:r>
          </w:p>
          <w:p w14:paraId="0E0573BB" w14:textId="77777777" w:rsidR="00BF7C9B" w:rsidRPr="00C83829" w:rsidRDefault="00BF7C9B" w:rsidP="00871969">
            <w:pPr>
              <w:jc w:val="both"/>
              <w:rPr>
                <w:rFonts w:ascii="Times New Roman" w:hAnsi="Times New Roman" w:cs="Times New Roman"/>
                <w:szCs w:val="24"/>
              </w:rPr>
            </w:pPr>
            <w:r w:rsidRPr="00C83829">
              <w:rPr>
                <w:rFonts w:ascii="Times New Roman" w:hAnsi="Times New Roman" w:cs="Times New Roman"/>
                <w:szCs w:val="24"/>
              </w:rPr>
              <w:t>The workshop provided a key opportunity to connect with regional experts, exchange knowledge on emission inventory methodologies, strengthen local capacities through public dissemination, and advance collective efforts to develop effective clean-air and climate-health solutions.</w:t>
            </w:r>
          </w:p>
        </w:tc>
      </w:tr>
      <w:tr w:rsidR="00BF7C9B" w:rsidRPr="00C83829" w14:paraId="64250BA8" w14:textId="77777777" w:rsidTr="00871969">
        <w:tc>
          <w:tcPr>
            <w:tcW w:w="2695" w:type="dxa"/>
          </w:tcPr>
          <w:p w14:paraId="5A60C43F"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lastRenderedPageBreak/>
              <w:t>Photo</w:t>
            </w:r>
          </w:p>
        </w:tc>
        <w:tc>
          <w:tcPr>
            <w:tcW w:w="6655" w:type="dxa"/>
          </w:tcPr>
          <w:p w14:paraId="4D55803A" w14:textId="77777777" w:rsidR="00BF7C9B" w:rsidRPr="00C83829" w:rsidRDefault="00BF7C9B" w:rsidP="00871969">
            <w:pPr>
              <w:tabs>
                <w:tab w:val="left" w:pos="1290"/>
              </w:tabs>
              <w:rPr>
                <w:rFonts w:ascii="Times New Roman" w:hAnsi="Times New Roman" w:cs="Times New Roman"/>
                <w:szCs w:val="24"/>
              </w:rPr>
            </w:pPr>
            <w:r w:rsidRPr="00C83829">
              <w:rPr>
                <w:rFonts w:ascii="Times New Roman" w:hAnsi="Times New Roman" w:cs="Times New Roman"/>
                <w:noProof/>
                <w:szCs w:val="24"/>
              </w:rPr>
              <w:drawing>
                <wp:inline distT="0" distB="0" distL="0" distR="0" wp14:anchorId="583FAA86" wp14:editId="1D7DAEF3">
                  <wp:extent cx="3038977" cy="3798721"/>
                  <wp:effectExtent l="19050" t="19050" r="28575" b="11430"/>
                  <wp:docPr id="1713885873" name="Picture 6" descr="A screenshot of a website&#10;&#10;Description automatically generated">
                    <a:extLst xmlns:a="http://schemas.openxmlformats.org/drawingml/2006/main">
                      <a:ext uri="{FF2B5EF4-FFF2-40B4-BE49-F238E27FC236}">
                        <a16:creationId xmlns:a16="http://schemas.microsoft.com/office/drawing/2014/main" id="{19F42453-B52B-83D2-60CF-3E567CA990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website&#10;&#10;Description automatically generated">
                            <a:extLst>
                              <a:ext uri="{FF2B5EF4-FFF2-40B4-BE49-F238E27FC236}">
                                <a16:creationId xmlns:a16="http://schemas.microsoft.com/office/drawing/2014/main" id="{19F42453-B52B-83D2-60CF-3E567CA990DD}"/>
                              </a:ext>
                            </a:extLst>
                          </pic:cNvPr>
                          <pic:cNvPicPr>
                            <a:picLocks noChangeAspect="1"/>
                          </pic:cNvPicPr>
                        </pic:nvPicPr>
                        <pic:blipFill>
                          <a:blip r:embed="rId35"/>
                          <a:stretch>
                            <a:fillRect/>
                          </a:stretch>
                        </pic:blipFill>
                        <pic:spPr>
                          <a:xfrm>
                            <a:off x="0" y="0"/>
                            <a:ext cx="3038977" cy="3798721"/>
                          </a:xfrm>
                          <a:prstGeom prst="rect">
                            <a:avLst/>
                          </a:prstGeom>
                          <a:ln>
                            <a:solidFill>
                              <a:schemeClr val="tx1"/>
                            </a:solidFill>
                          </a:ln>
                        </pic:spPr>
                      </pic:pic>
                    </a:graphicData>
                  </a:graphic>
                </wp:inline>
              </w:drawing>
            </w:r>
          </w:p>
        </w:tc>
      </w:tr>
    </w:tbl>
    <w:p w14:paraId="7C3D1D05" w14:textId="77777777" w:rsidR="00BF7C9B" w:rsidRPr="00C83829" w:rsidRDefault="00BF7C9B" w:rsidP="00BF7C9B">
      <w:pPr>
        <w:spacing w:after="0" w:line="240" w:lineRule="auto"/>
        <w:rPr>
          <w:rFonts w:ascii="Times New Roman" w:hAnsi="Times New Roman" w:cs="Times New Roman"/>
          <w:szCs w:val="24"/>
        </w:rPr>
      </w:pPr>
    </w:p>
    <w:tbl>
      <w:tblPr>
        <w:tblStyle w:val="TableGrid"/>
        <w:tblW w:w="0" w:type="auto"/>
        <w:tblLook w:val="04A0" w:firstRow="1" w:lastRow="0" w:firstColumn="1" w:lastColumn="0" w:noHBand="0" w:noVBand="1"/>
      </w:tblPr>
      <w:tblGrid>
        <w:gridCol w:w="1864"/>
        <w:gridCol w:w="7152"/>
      </w:tblGrid>
      <w:tr w:rsidR="00BF7C9B" w:rsidRPr="00C83829" w14:paraId="35E13F7B" w14:textId="77777777" w:rsidTr="00871969">
        <w:tc>
          <w:tcPr>
            <w:tcW w:w="2695" w:type="dxa"/>
          </w:tcPr>
          <w:p w14:paraId="4F8F45B9"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Date</w:t>
            </w:r>
          </w:p>
        </w:tc>
        <w:tc>
          <w:tcPr>
            <w:tcW w:w="6655" w:type="dxa"/>
          </w:tcPr>
          <w:p w14:paraId="46729C41"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On 17-18 October 2024</w:t>
            </w:r>
          </w:p>
        </w:tc>
      </w:tr>
      <w:tr w:rsidR="00BF7C9B" w:rsidRPr="00C83829" w14:paraId="3A15921F" w14:textId="77777777" w:rsidTr="00871969">
        <w:tc>
          <w:tcPr>
            <w:tcW w:w="2695" w:type="dxa"/>
          </w:tcPr>
          <w:p w14:paraId="1D4D31AB"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Title</w:t>
            </w:r>
          </w:p>
        </w:tc>
        <w:tc>
          <w:tcPr>
            <w:tcW w:w="6655" w:type="dxa"/>
          </w:tcPr>
          <w:p w14:paraId="35773ABF"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b/>
                <w:bCs/>
                <w:szCs w:val="24"/>
              </w:rPr>
              <w:t>Panelist at a side event of “Eighth Session of the Committee on Environment and Development (CED-8)”</w:t>
            </w:r>
          </w:p>
        </w:tc>
      </w:tr>
      <w:tr w:rsidR="00BF7C9B" w:rsidRPr="00C83829" w14:paraId="11916DB7" w14:textId="77777777" w:rsidTr="00871969">
        <w:tc>
          <w:tcPr>
            <w:tcW w:w="2695" w:type="dxa"/>
          </w:tcPr>
          <w:p w14:paraId="689375D8"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paragraph</w:t>
            </w:r>
          </w:p>
        </w:tc>
        <w:tc>
          <w:tcPr>
            <w:tcW w:w="6655" w:type="dxa"/>
          </w:tcPr>
          <w:p w14:paraId="7C1CBD5A" w14:textId="77777777" w:rsidR="00BF7C9B" w:rsidRPr="00C83829" w:rsidRDefault="00BF7C9B" w:rsidP="00871969">
            <w:pPr>
              <w:jc w:val="both"/>
              <w:rPr>
                <w:rFonts w:ascii="Times New Roman" w:hAnsi="Times New Roman" w:cs="Times New Roman"/>
                <w:szCs w:val="24"/>
              </w:rPr>
            </w:pPr>
            <w:r w:rsidRPr="00C83829">
              <w:rPr>
                <w:rFonts w:ascii="Times New Roman" w:hAnsi="Times New Roman" w:cs="Times New Roman"/>
                <w:szCs w:val="24"/>
              </w:rPr>
              <w:t>The AirQC team participated in the “Eighth Session of the Committee on Environment and Development (CED-8)” to be held at the United Nations Conference Centre (</w:t>
            </w:r>
            <w:commentRangeStart w:id="16"/>
            <w:r w:rsidRPr="00C83829">
              <w:rPr>
                <w:rFonts w:ascii="Times New Roman" w:hAnsi="Times New Roman" w:cs="Times New Roman"/>
                <w:szCs w:val="24"/>
              </w:rPr>
              <w:t>UNCC</w:t>
            </w:r>
            <w:commentRangeEnd w:id="16"/>
            <w:r w:rsidRPr="00C83829">
              <w:rPr>
                <w:rFonts w:ascii="Times New Roman" w:hAnsi="Times New Roman" w:cs="Times New Roman"/>
                <w:szCs w:val="24"/>
              </w:rPr>
              <w:t>)</w:t>
            </w:r>
            <w:r w:rsidRPr="00C83829">
              <w:rPr>
                <w:rStyle w:val="CommentReference"/>
                <w:rFonts w:ascii="Times New Roman" w:hAnsi="Times New Roman" w:cs="Times New Roman"/>
                <w:sz w:val="24"/>
                <w:szCs w:val="24"/>
              </w:rPr>
              <w:commentReference w:id="16"/>
            </w:r>
            <w:r w:rsidRPr="00C83829">
              <w:rPr>
                <w:rFonts w:ascii="Times New Roman" w:hAnsi="Times New Roman" w:cs="Times New Roman"/>
                <w:szCs w:val="24"/>
              </w:rPr>
              <w:t xml:space="preserve"> in Bangkok, Thailand</w:t>
            </w:r>
            <w:commentRangeStart w:id="17"/>
            <w:commentRangeEnd w:id="17"/>
            <w:r w:rsidRPr="00C83829">
              <w:rPr>
                <w:rStyle w:val="CommentReference"/>
                <w:rFonts w:ascii="Times New Roman" w:hAnsi="Times New Roman" w:cs="Times New Roman"/>
                <w:sz w:val="24"/>
                <w:szCs w:val="24"/>
              </w:rPr>
              <w:commentReference w:id="17"/>
            </w:r>
            <w:r w:rsidRPr="00C83829">
              <w:rPr>
                <w:rFonts w:ascii="Times New Roman" w:hAnsi="Times New Roman" w:cs="Times New Roman"/>
                <w:szCs w:val="24"/>
              </w:rPr>
              <w:t xml:space="preserve"> organized by the Ministry of the Environment of Japan (MOEJ) in collaboration with </w:t>
            </w:r>
            <w:commentRangeStart w:id="18"/>
            <w:r w:rsidRPr="00C83829">
              <w:rPr>
                <w:rFonts w:ascii="Times New Roman" w:hAnsi="Times New Roman" w:cs="Times New Roman"/>
                <w:szCs w:val="24"/>
              </w:rPr>
              <w:t>UNESCAP</w:t>
            </w:r>
            <w:commentRangeEnd w:id="18"/>
            <w:r w:rsidRPr="00C83829">
              <w:rPr>
                <w:rStyle w:val="CommentReference"/>
                <w:rFonts w:ascii="Times New Roman" w:hAnsi="Times New Roman" w:cs="Times New Roman"/>
                <w:sz w:val="24"/>
                <w:szCs w:val="24"/>
              </w:rPr>
              <w:commentReference w:id="18"/>
            </w:r>
            <w:r w:rsidRPr="00C83829">
              <w:rPr>
                <w:rFonts w:ascii="Times New Roman" w:hAnsi="Times New Roman" w:cs="Times New Roman"/>
                <w:szCs w:val="24"/>
              </w:rPr>
              <w:t xml:space="preserve"> and several international institutions, including </w:t>
            </w:r>
            <w:commentRangeStart w:id="19"/>
            <w:r w:rsidRPr="00C83829">
              <w:rPr>
                <w:rFonts w:ascii="Times New Roman" w:hAnsi="Times New Roman" w:cs="Times New Roman"/>
                <w:szCs w:val="24"/>
              </w:rPr>
              <w:t>ROK, MOE, and ADPC</w:t>
            </w:r>
            <w:commentRangeEnd w:id="19"/>
            <w:r w:rsidRPr="00C83829">
              <w:rPr>
                <w:rStyle w:val="CommentReference"/>
                <w:rFonts w:ascii="Times New Roman" w:hAnsi="Times New Roman" w:cs="Times New Roman"/>
                <w:sz w:val="24"/>
                <w:szCs w:val="24"/>
              </w:rPr>
              <w:commentReference w:id="19"/>
            </w:r>
            <w:r w:rsidRPr="00C83829">
              <w:rPr>
                <w:rFonts w:ascii="Times New Roman" w:hAnsi="Times New Roman" w:cs="Times New Roman"/>
                <w:szCs w:val="24"/>
              </w:rPr>
              <w:t xml:space="preserve">. </w:t>
            </w:r>
          </w:p>
          <w:p w14:paraId="75991662" w14:textId="77777777" w:rsidR="00BF7C9B" w:rsidRPr="00C83829" w:rsidRDefault="00BF7C9B" w:rsidP="00871969">
            <w:pPr>
              <w:jc w:val="both"/>
              <w:rPr>
                <w:rFonts w:ascii="Times New Roman" w:hAnsi="Times New Roman" w:cs="Times New Roman"/>
                <w:szCs w:val="24"/>
              </w:rPr>
            </w:pPr>
          </w:p>
          <w:p w14:paraId="0CFCB500" w14:textId="77777777" w:rsidR="00BF7C9B" w:rsidRPr="00C83829" w:rsidRDefault="00BF7C9B" w:rsidP="00871969">
            <w:pPr>
              <w:jc w:val="both"/>
              <w:rPr>
                <w:rFonts w:ascii="Times New Roman" w:hAnsi="Times New Roman" w:cs="Times New Roman"/>
                <w:szCs w:val="24"/>
              </w:rPr>
            </w:pPr>
            <w:r w:rsidRPr="00C83829">
              <w:rPr>
                <w:rFonts w:ascii="Times New Roman" w:hAnsi="Times New Roman" w:cs="Times New Roman"/>
                <w:szCs w:val="24"/>
              </w:rPr>
              <w:t xml:space="preserve">The event  provided a comprehensive overview of the </w:t>
            </w:r>
            <w:proofErr w:type="gramStart"/>
            <w:r w:rsidRPr="00C83829">
              <w:rPr>
                <w:rFonts w:ascii="Times New Roman" w:hAnsi="Times New Roman" w:cs="Times New Roman"/>
                <w:szCs w:val="24"/>
              </w:rPr>
              <w:t>current status</w:t>
            </w:r>
            <w:proofErr w:type="gramEnd"/>
            <w:r w:rsidRPr="00C83829">
              <w:rPr>
                <w:rFonts w:ascii="Times New Roman" w:hAnsi="Times New Roman" w:cs="Times New Roman"/>
                <w:szCs w:val="24"/>
              </w:rPr>
              <w:t xml:space="preserve"> and trends in air pollutant emissions and air quality across Asia and the Pacific, facilitating informed collective action among diverse stakeholders in support of the Regional Action Plan for Air Pollution (RAPAP). Key outcomes included heightened awareness of air quality </w:t>
            </w:r>
            <w:r w:rsidRPr="00C83829">
              <w:rPr>
                <w:rFonts w:ascii="Times New Roman" w:hAnsi="Times New Roman" w:cs="Times New Roman"/>
                <w:szCs w:val="24"/>
              </w:rPr>
              <w:lastRenderedPageBreak/>
              <w:t>trends relating to aerosols and trace gases, a better understanding of transboundary air pollution impacts and sources, and the identification of strategies to enhance regional efforts in tackling air pollution.</w:t>
            </w:r>
          </w:p>
          <w:p w14:paraId="55B87D2B" w14:textId="77777777" w:rsidR="00BF7C9B" w:rsidRPr="00C83829" w:rsidRDefault="00BF7C9B" w:rsidP="00871969">
            <w:pPr>
              <w:jc w:val="both"/>
              <w:rPr>
                <w:rFonts w:ascii="Times New Roman" w:hAnsi="Times New Roman" w:cs="Times New Roman"/>
                <w:szCs w:val="24"/>
              </w:rPr>
            </w:pPr>
          </w:p>
          <w:p w14:paraId="21A6AEFE" w14:textId="77777777" w:rsidR="00BF7C9B" w:rsidRPr="00C83829" w:rsidRDefault="00BF7C9B" w:rsidP="00871969">
            <w:pPr>
              <w:jc w:val="both"/>
              <w:rPr>
                <w:rFonts w:ascii="Times New Roman" w:hAnsi="Times New Roman" w:cs="Times New Roman"/>
                <w:szCs w:val="24"/>
              </w:rPr>
            </w:pPr>
            <w:r w:rsidRPr="00C83829">
              <w:rPr>
                <w:rFonts w:ascii="Times New Roman" w:hAnsi="Times New Roman" w:cs="Times New Roman"/>
                <w:szCs w:val="24"/>
              </w:rPr>
              <w:t>Prof. Kim Oanh served as a panelist at the side event “Review of Air Quality Status and Actions in Asia and the</w:t>
            </w:r>
          </w:p>
          <w:p w14:paraId="12940DFC" w14:textId="77777777" w:rsidR="00BF7C9B" w:rsidRPr="00C83829" w:rsidRDefault="00BF7C9B" w:rsidP="00871969">
            <w:pPr>
              <w:jc w:val="both"/>
              <w:rPr>
                <w:rFonts w:ascii="Times New Roman" w:hAnsi="Times New Roman" w:cs="Times New Roman"/>
                <w:szCs w:val="24"/>
              </w:rPr>
            </w:pPr>
            <w:r w:rsidRPr="00C83829">
              <w:rPr>
                <w:rFonts w:ascii="Times New Roman" w:hAnsi="Times New Roman" w:cs="Times New Roman"/>
                <w:szCs w:val="24"/>
              </w:rPr>
              <w:t>Pacific; Air pollution in the region and opportunities to</w:t>
            </w:r>
          </w:p>
          <w:p w14:paraId="54E92981" w14:textId="77777777" w:rsidR="00BF7C9B" w:rsidRPr="00C83829" w:rsidRDefault="00BF7C9B" w:rsidP="00871969">
            <w:pPr>
              <w:jc w:val="both"/>
              <w:rPr>
                <w:rFonts w:ascii="Times New Roman" w:hAnsi="Times New Roman" w:cs="Times New Roman"/>
                <w:szCs w:val="24"/>
              </w:rPr>
            </w:pPr>
            <w:r w:rsidRPr="00C83829">
              <w:rPr>
                <w:rFonts w:ascii="Times New Roman" w:hAnsi="Times New Roman" w:cs="Times New Roman"/>
                <w:szCs w:val="24"/>
              </w:rPr>
              <w:t xml:space="preserve">strengthen regional action ”. She emphasized the importance of getting science- and evidence-based information to foster regional cooperation in dealing with the air pollution challenge, along with the need for capacity building. </w:t>
            </w:r>
          </w:p>
          <w:p w14:paraId="0FEA131B" w14:textId="77777777" w:rsidR="00BF7C9B" w:rsidRPr="00C83829" w:rsidRDefault="00BF7C9B" w:rsidP="00871969">
            <w:pPr>
              <w:jc w:val="both"/>
              <w:rPr>
                <w:rFonts w:ascii="Times New Roman" w:hAnsi="Times New Roman" w:cs="Times New Roman"/>
                <w:szCs w:val="24"/>
              </w:rPr>
            </w:pPr>
            <w:commentRangeStart w:id="20"/>
            <w:r w:rsidRPr="00C83829">
              <w:rPr>
                <w:rFonts w:ascii="Times New Roman" w:hAnsi="Times New Roman" w:cs="Times New Roman"/>
                <w:szCs w:val="24"/>
              </w:rPr>
              <w:t>The details of the event can be found at //</w:t>
            </w:r>
            <w:commentRangeEnd w:id="20"/>
            <w:r w:rsidRPr="00C83829">
              <w:rPr>
                <w:rStyle w:val="CommentReference"/>
                <w:rFonts w:ascii="Times New Roman" w:hAnsi="Times New Roman" w:cs="Times New Roman"/>
                <w:sz w:val="24"/>
                <w:szCs w:val="24"/>
              </w:rPr>
              <w:commentReference w:id="20"/>
            </w:r>
          </w:p>
          <w:p w14:paraId="21EBB319" w14:textId="77777777" w:rsidR="00BF7C9B" w:rsidRPr="00C83829" w:rsidRDefault="00BF7C9B" w:rsidP="00871969">
            <w:pPr>
              <w:jc w:val="both"/>
              <w:rPr>
                <w:rFonts w:ascii="Times New Roman" w:hAnsi="Times New Roman" w:cs="Times New Roman"/>
                <w:szCs w:val="24"/>
              </w:rPr>
            </w:pPr>
          </w:p>
          <w:p w14:paraId="6A429A13" w14:textId="77777777" w:rsidR="00BF7C9B" w:rsidRPr="00C83829" w:rsidRDefault="00BF7C9B" w:rsidP="00871969">
            <w:pPr>
              <w:jc w:val="both"/>
              <w:rPr>
                <w:rFonts w:ascii="Times New Roman" w:hAnsi="Times New Roman" w:cs="Times New Roman"/>
                <w:szCs w:val="24"/>
              </w:rPr>
            </w:pPr>
            <w:r w:rsidRPr="00C83829">
              <w:rPr>
                <w:rFonts w:ascii="Times New Roman" w:hAnsi="Times New Roman" w:cs="Times New Roman"/>
                <w:szCs w:val="24"/>
              </w:rPr>
              <w:t>On 17</w:t>
            </w:r>
            <w:r w:rsidRPr="00C83829">
              <w:rPr>
                <w:rFonts w:ascii="Times New Roman" w:hAnsi="Times New Roman" w:cs="Times New Roman"/>
                <w:szCs w:val="24"/>
                <w:vertAlign w:val="superscript"/>
              </w:rPr>
              <w:t>th</w:t>
            </w:r>
            <w:r w:rsidRPr="00C83829">
              <w:rPr>
                <w:rFonts w:ascii="Times New Roman" w:hAnsi="Times New Roman" w:cs="Times New Roman"/>
                <w:szCs w:val="24"/>
              </w:rPr>
              <w:t xml:space="preserve"> October 2024, </w:t>
            </w:r>
            <w:r w:rsidRPr="007254C1">
              <w:rPr>
                <w:rFonts w:ascii="Times New Roman" w:hAnsi="Times New Roman" w:cs="Times New Roman"/>
                <w:szCs w:val="24"/>
              </w:rPr>
              <w:t>Prof. Nguyen Thi Kim Oanh, Director of AirQC</w:t>
            </w:r>
            <w:r w:rsidRPr="00C83829">
              <w:rPr>
                <w:rFonts w:ascii="Times New Roman" w:hAnsi="Times New Roman" w:cs="Times New Roman"/>
                <w:szCs w:val="24"/>
              </w:rPr>
              <w:t xml:space="preserve"> </w:t>
            </w:r>
            <w:r w:rsidRPr="007254C1">
              <w:rPr>
                <w:rFonts w:ascii="Times New Roman" w:hAnsi="Times New Roman" w:cs="Times New Roman"/>
                <w:szCs w:val="24"/>
              </w:rPr>
              <w:t xml:space="preserve">participated in the </w:t>
            </w:r>
            <w:r w:rsidRPr="007254C1">
              <w:rPr>
                <w:rFonts w:ascii="Times New Roman" w:hAnsi="Times New Roman" w:cs="Times New Roman"/>
                <w:i/>
                <w:iCs/>
                <w:szCs w:val="24"/>
              </w:rPr>
              <w:t>Eighth Session of the Committee on Environment and Development (CED-8)</w:t>
            </w:r>
            <w:r w:rsidRPr="007254C1">
              <w:rPr>
                <w:rFonts w:ascii="Times New Roman" w:hAnsi="Times New Roman" w:cs="Times New Roman"/>
                <w:szCs w:val="24"/>
              </w:rPr>
              <w:t xml:space="preserve"> held at the United Nations Conference Centre (UNCC) in Bangkok, Thailand. </w:t>
            </w:r>
            <w:r w:rsidRPr="00C83829">
              <w:rPr>
                <w:rFonts w:ascii="Times New Roman" w:hAnsi="Times New Roman" w:cs="Times New Roman"/>
                <w:szCs w:val="24"/>
              </w:rPr>
              <w:t xml:space="preserve">The session and its side event were organized by the United Nations Economic and Social Commission for Asia and the Pacific (ESCAP), the Government of Japan, the Government of the Republic of Korea, the United Nations Environment </w:t>
            </w:r>
            <w:proofErr w:type="spellStart"/>
            <w:r w:rsidRPr="00C83829">
              <w:rPr>
                <w:rFonts w:ascii="Times New Roman" w:hAnsi="Times New Roman" w:cs="Times New Roman"/>
                <w:szCs w:val="24"/>
              </w:rPr>
              <w:t>Programme</w:t>
            </w:r>
            <w:proofErr w:type="spellEnd"/>
            <w:r w:rsidRPr="00C83829">
              <w:rPr>
                <w:rFonts w:ascii="Times New Roman" w:hAnsi="Times New Roman" w:cs="Times New Roman"/>
                <w:szCs w:val="24"/>
              </w:rPr>
              <w:t xml:space="preserve"> (UNEP), and the Asian Disaster Preparedness Center (ADPC).</w:t>
            </w:r>
          </w:p>
          <w:p w14:paraId="181DBC7F" w14:textId="77777777" w:rsidR="00BF7C9B" w:rsidRPr="007254C1" w:rsidRDefault="00BF7C9B" w:rsidP="00871969">
            <w:pPr>
              <w:jc w:val="both"/>
              <w:rPr>
                <w:rFonts w:ascii="Times New Roman" w:hAnsi="Times New Roman" w:cs="Times New Roman"/>
                <w:szCs w:val="24"/>
              </w:rPr>
            </w:pPr>
          </w:p>
          <w:p w14:paraId="47D515B3" w14:textId="77777777" w:rsidR="00BF7C9B" w:rsidRPr="007254C1" w:rsidRDefault="00BF7C9B" w:rsidP="00871969">
            <w:pPr>
              <w:jc w:val="both"/>
              <w:rPr>
                <w:rFonts w:ascii="Times New Roman" w:hAnsi="Times New Roman" w:cs="Times New Roman"/>
                <w:szCs w:val="24"/>
              </w:rPr>
            </w:pPr>
            <w:r w:rsidRPr="007254C1">
              <w:rPr>
                <w:rFonts w:ascii="Times New Roman" w:hAnsi="Times New Roman" w:cs="Times New Roman"/>
                <w:szCs w:val="24"/>
              </w:rPr>
              <w:t xml:space="preserve">The side event, </w:t>
            </w:r>
            <w:r w:rsidRPr="007254C1">
              <w:rPr>
                <w:rFonts w:ascii="Times New Roman" w:hAnsi="Times New Roman" w:cs="Times New Roman"/>
                <w:i/>
                <w:iCs/>
                <w:szCs w:val="24"/>
              </w:rPr>
              <w:t>“Review of Air Quality Status and Actions in Asia and the Pacific: Air Pollution in the Region and Opportunities to Strengthen Regional Action,”</w:t>
            </w:r>
            <w:r w:rsidRPr="007254C1">
              <w:rPr>
                <w:rFonts w:ascii="Times New Roman" w:hAnsi="Times New Roman" w:cs="Times New Roman"/>
                <w:szCs w:val="24"/>
              </w:rPr>
              <w:t xml:space="preserve"> provided a region-wide overview of the </w:t>
            </w:r>
            <w:proofErr w:type="gramStart"/>
            <w:r w:rsidRPr="007254C1">
              <w:rPr>
                <w:rFonts w:ascii="Times New Roman" w:hAnsi="Times New Roman" w:cs="Times New Roman"/>
                <w:szCs w:val="24"/>
              </w:rPr>
              <w:t>current status</w:t>
            </w:r>
            <w:proofErr w:type="gramEnd"/>
            <w:r w:rsidRPr="007254C1">
              <w:rPr>
                <w:rFonts w:ascii="Times New Roman" w:hAnsi="Times New Roman" w:cs="Times New Roman"/>
                <w:szCs w:val="24"/>
              </w:rPr>
              <w:t xml:space="preserve"> and trends in air pollutant emissions and air quality across Asia and the Pacific. It aimed to strengthen collective action among diverse stakeholders in support of the </w:t>
            </w:r>
            <w:r w:rsidRPr="007254C1">
              <w:rPr>
                <w:rFonts w:ascii="Times New Roman" w:hAnsi="Times New Roman" w:cs="Times New Roman"/>
                <w:i/>
                <w:iCs/>
                <w:szCs w:val="24"/>
              </w:rPr>
              <w:t xml:space="preserve">Regional Action </w:t>
            </w:r>
            <w:proofErr w:type="spellStart"/>
            <w:r w:rsidRPr="007254C1">
              <w:rPr>
                <w:rFonts w:ascii="Times New Roman" w:hAnsi="Times New Roman" w:cs="Times New Roman"/>
                <w:i/>
                <w:iCs/>
                <w:szCs w:val="24"/>
              </w:rPr>
              <w:t>Programme</w:t>
            </w:r>
            <w:proofErr w:type="spellEnd"/>
            <w:r w:rsidRPr="007254C1">
              <w:rPr>
                <w:rFonts w:ascii="Times New Roman" w:hAnsi="Times New Roman" w:cs="Times New Roman"/>
                <w:i/>
                <w:iCs/>
                <w:szCs w:val="24"/>
              </w:rPr>
              <w:t xml:space="preserve"> on Air Pollution (RAPAP)</w:t>
            </w:r>
            <w:r w:rsidRPr="007254C1">
              <w:rPr>
                <w:rFonts w:ascii="Times New Roman" w:hAnsi="Times New Roman" w:cs="Times New Roman"/>
                <w:szCs w:val="24"/>
              </w:rPr>
              <w:t>.</w:t>
            </w:r>
          </w:p>
          <w:p w14:paraId="54AE4B65" w14:textId="77777777" w:rsidR="00BF7C9B" w:rsidRPr="00C83829" w:rsidRDefault="00BF7C9B" w:rsidP="00871969">
            <w:pPr>
              <w:jc w:val="both"/>
              <w:rPr>
                <w:rFonts w:ascii="Times New Roman" w:hAnsi="Times New Roman" w:cs="Times New Roman"/>
                <w:szCs w:val="24"/>
              </w:rPr>
            </w:pPr>
            <w:r w:rsidRPr="007254C1">
              <w:rPr>
                <w:rFonts w:ascii="Times New Roman" w:hAnsi="Times New Roman" w:cs="Times New Roman"/>
                <w:szCs w:val="24"/>
              </w:rPr>
              <w:t>Key outcomes of the event included:</w:t>
            </w:r>
          </w:p>
          <w:p w14:paraId="3D8F3397" w14:textId="77777777" w:rsidR="00BF7C9B" w:rsidRPr="00C83829" w:rsidRDefault="00BF7C9B" w:rsidP="00871969">
            <w:pPr>
              <w:jc w:val="both"/>
              <w:rPr>
                <w:rFonts w:ascii="Times New Roman" w:hAnsi="Times New Roman" w:cs="Times New Roman"/>
                <w:szCs w:val="24"/>
              </w:rPr>
            </w:pPr>
            <w:r w:rsidRPr="007254C1">
              <w:rPr>
                <w:rFonts w:ascii="Segoe UI Symbol" w:hAnsi="Segoe UI Symbol" w:cs="Segoe UI Symbol"/>
                <w:szCs w:val="24"/>
              </w:rPr>
              <w:t>✔</w:t>
            </w:r>
            <w:r w:rsidRPr="007254C1">
              <w:rPr>
                <w:rFonts w:ascii="Times New Roman" w:hAnsi="Times New Roman" w:cs="Times New Roman"/>
                <w:szCs w:val="24"/>
              </w:rPr>
              <w:t xml:space="preserve"> Strengthened awareness of air quality status and trends covering both aerosols (PM) and trace gases.</w:t>
            </w:r>
          </w:p>
          <w:p w14:paraId="39BAEFCA" w14:textId="77777777" w:rsidR="00BF7C9B" w:rsidRPr="00C83829" w:rsidRDefault="00BF7C9B" w:rsidP="00871969">
            <w:pPr>
              <w:jc w:val="both"/>
              <w:rPr>
                <w:rFonts w:ascii="Times New Roman" w:hAnsi="Times New Roman" w:cs="Times New Roman"/>
                <w:szCs w:val="24"/>
              </w:rPr>
            </w:pPr>
            <w:r w:rsidRPr="007254C1">
              <w:rPr>
                <w:rFonts w:ascii="Segoe UI Symbol" w:hAnsi="Segoe UI Symbol" w:cs="Segoe UI Symbol"/>
                <w:szCs w:val="24"/>
              </w:rPr>
              <w:t>✔</w:t>
            </w:r>
            <w:r w:rsidRPr="007254C1">
              <w:rPr>
                <w:rFonts w:ascii="Times New Roman" w:hAnsi="Times New Roman" w:cs="Times New Roman"/>
                <w:szCs w:val="24"/>
              </w:rPr>
              <w:t xml:space="preserve"> Improved understanding of transboundary air pollution sources and impacts across airsheds.</w:t>
            </w:r>
          </w:p>
          <w:p w14:paraId="538DDA3E" w14:textId="77777777" w:rsidR="00BF7C9B" w:rsidRPr="00C83829" w:rsidRDefault="00BF7C9B" w:rsidP="00871969">
            <w:pPr>
              <w:jc w:val="both"/>
              <w:rPr>
                <w:rFonts w:ascii="Times New Roman" w:hAnsi="Times New Roman" w:cs="Times New Roman"/>
                <w:szCs w:val="24"/>
              </w:rPr>
            </w:pPr>
            <w:r w:rsidRPr="007254C1">
              <w:rPr>
                <w:rFonts w:ascii="Segoe UI Symbol" w:hAnsi="Segoe UI Symbol" w:cs="Segoe UI Symbol"/>
                <w:szCs w:val="24"/>
              </w:rPr>
              <w:t>✔</w:t>
            </w:r>
            <w:r w:rsidRPr="007254C1">
              <w:rPr>
                <w:rFonts w:ascii="Times New Roman" w:hAnsi="Times New Roman" w:cs="Times New Roman"/>
                <w:szCs w:val="24"/>
              </w:rPr>
              <w:t xml:space="preserve"> Identification of practical options to enhance regional cooperation and strengthen actions to tackle air pollution.</w:t>
            </w:r>
          </w:p>
          <w:p w14:paraId="03FA6FC4" w14:textId="77777777" w:rsidR="00BF7C9B" w:rsidRPr="007254C1" w:rsidRDefault="00BF7C9B" w:rsidP="00871969">
            <w:pPr>
              <w:jc w:val="both"/>
              <w:rPr>
                <w:rFonts w:ascii="Times New Roman" w:hAnsi="Times New Roman" w:cs="Times New Roman"/>
                <w:szCs w:val="24"/>
              </w:rPr>
            </w:pPr>
          </w:p>
          <w:p w14:paraId="399E739E" w14:textId="77777777" w:rsidR="00BF7C9B" w:rsidRPr="007254C1" w:rsidRDefault="00BF7C9B" w:rsidP="00871969">
            <w:pPr>
              <w:jc w:val="both"/>
              <w:rPr>
                <w:rFonts w:ascii="Times New Roman" w:hAnsi="Times New Roman" w:cs="Times New Roman"/>
                <w:szCs w:val="24"/>
              </w:rPr>
            </w:pPr>
            <w:r w:rsidRPr="007254C1">
              <w:rPr>
                <w:rFonts w:ascii="Times New Roman" w:hAnsi="Times New Roman" w:cs="Times New Roman"/>
                <w:szCs w:val="24"/>
              </w:rPr>
              <w:t xml:space="preserve">Prof. Nguyen Thi Kim Oanh, Director of AirQC, served as a panelist at the side event </w:t>
            </w:r>
            <w:r w:rsidRPr="007254C1">
              <w:rPr>
                <w:rFonts w:ascii="Times New Roman" w:hAnsi="Times New Roman" w:cs="Times New Roman"/>
                <w:i/>
                <w:iCs/>
                <w:szCs w:val="24"/>
              </w:rPr>
              <w:t>“Review of Air Quality Status and Actions in Asia and the Pacific: Air Pollution in the Region and Opportunities to Strengthen Regional Action.”</w:t>
            </w:r>
            <w:r w:rsidRPr="007254C1">
              <w:rPr>
                <w:rFonts w:ascii="Times New Roman" w:hAnsi="Times New Roman" w:cs="Times New Roman"/>
                <w:szCs w:val="24"/>
              </w:rPr>
              <w:t xml:space="preserve"> She emphasized the importance of generating science- and evidence-based information to foster regional cooperation in addressing air pollution challenges, as well as the need for capacity building and sustained collaborative initiatives to enhance the effectiveness of air quality management in the Asia-Pacific region.</w:t>
            </w:r>
          </w:p>
          <w:p w14:paraId="0EC63DD5" w14:textId="77777777" w:rsidR="00BF7C9B" w:rsidRPr="007254C1" w:rsidRDefault="00BF7C9B" w:rsidP="00871969">
            <w:pPr>
              <w:jc w:val="both"/>
              <w:rPr>
                <w:rFonts w:ascii="Times New Roman" w:hAnsi="Times New Roman" w:cs="Times New Roman"/>
                <w:szCs w:val="24"/>
              </w:rPr>
            </w:pPr>
            <w:r w:rsidRPr="007254C1">
              <w:rPr>
                <w:rFonts w:ascii="Times New Roman" w:hAnsi="Times New Roman" w:cs="Times New Roman"/>
                <w:szCs w:val="24"/>
              </w:rPr>
              <w:t xml:space="preserve">Details of the event are available at </w:t>
            </w:r>
            <w:hyperlink r:id="rId36" w:tgtFrame="_new" w:history="1">
              <w:r w:rsidRPr="007254C1">
                <w:rPr>
                  <w:rStyle w:val="Hyperlink"/>
                  <w:rFonts w:ascii="Times New Roman" w:hAnsi="Times New Roman" w:cs="Times New Roman"/>
                  <w:szCs w:val="24"/>
                </w:rPr>
                <w:t>UNESCAP – Review of Air Quality Status and Actions in Asia and the Pacific (CED-8)</w:t>
              </w:r>
            </w:hyperlink>
            <w:r w:rsidRPr="007254C1">
              <w:rPr>
                <w:rFonts w:ascii="Times New Roman" w:hAnsi="Times New Roman" w:cs="Times New Roman"/>
                <w:szCs w:val="24"/>
              </w:rPr>
              <w:t>.</w:t>
            </w:r>
          </w:p>
          <w:p w14:paraId="663EC827" w14:textId="77777777" w:rsidR="00BF7C9B" w:rsidRPr="00C83829" w:rsidRDefault="00BF7C9B" w:rsidP="00871969">
            <w:pPr>
              <w:jc w:val="both"/>
              <w:rPr>
                <w:rFonts w:ascii="Times New Roman" w:hAnsi="Times New Roman" w:cs="Times New Roman"/>
                <w:szCs w:val="24"/>
              </w:rPr>
            </w:pPr>
          </w:p>
        </w:tc>
      </w:tr>
      <w:tr w:rsidR="00BF7C9B" w:rsidRPr="00C83829" w14:paraId="6F735D1E" w14:textId="77777777" w:rsidTr="00871969">
        <w:tc>
          <w:tcPr>
            <w:tcW w:w="2695" w:type="dxa"/>
          </w:tcPr>
          <w:p w14:paraId="132ACE64"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lastRenderedPageBreak/>
              <w:t>Photo</w:t>
            </w:r>
          </w:p>
        </w:tc>
        <w:tc>
          <w:tcPr>
            <w:tcW w:w="6655" w:type="dxa"/>
          </w:tcPr>
          <w:p w14:paraId="6C3C7BB0" w14:textId="77777777" w:rsidR="00BF7C9B" w:rsidRPr="00C83829" w:rsidRDefault="00BF7C9B" w:rsidP="00871969">
            <w:pPr>
              <w:tabs>
                <w:tab w:val="left" w:pos="1290"/>
              </w:tabs>
              <w:rPr>
                <w:rFonts w:ascii="Times New Roman" w:hAnsi="Times New Roman" w:cs="Times New Roman"/>
                <w:szCs w:val="24"/>
              </w:rPr>
            </w:pPr>
            <w:r w:rsidRPr="00C83829">
              <w:rPr>
                <w:rFonts w:ascii="Times New Roman" w:hAnsi="Times New Roman" w:cs="Times New Roman"/>
                <w:noProof/>
                <w:szCs w:val="24"/>
              </w:rPr>
              <w:drawing>
                <wp:inline distT="0" distB="0" distL="0" distR="0" wp14:anchorId="79AD52B3" wp14:editId="094AA699">
                  <wp:extent cx="2614613" cy="1969061"/>
                  <wp:effectExtent l="19050" t="19050" r="14605" b="12700"/>
                  <wp:docPr id="153466820" name="Picture 3" descr="A group of people sitting at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6820" name="Picture 3" descr="A group of people sitting at a table&#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14613" cy="1969061"/>
                          </a:xfrm>
                          <a:prstGeom prst="rect">
                            <a:avLst/>
                          </a:prstGeom>
                          <a:noFill/>
                          <a:ln>
                            <a:solidFill>
                              <a:schemeClr val="tx1"/>
                            </a:solidFill>
                          </a:ln>
                        </pic:spPr>
                      </pic:pic>
                    </a:graphicData>
                  </a:graphic>
                </wp:inline>
              </w:drawing>
            </w:r>
          </w:p>
          <w:p w14:paraId="6761F2F7" w14:textId="77777777" w:rsidR="00BF7C9B" w:rsidRPr="00C83829" w:rsidRDefault="00BF7C9B" w:rsidP="00871969">
            <w:pPr>
              <w:tabs>
                <w:tab w:val="left" w:pos="1290"/>
              </w:tabs>
              <w:rPr>
                <w:rFonts w:ascii="Times New Roman" w:hAnsi="Times New Roman" w:cs="Times New Roman"/>
                <w:szCs w:val="24"/>
              </w:rPr>
            </w:pPr>
          </w:p>
          <w:p w14:paraId="33B2DA74" w14:textId="77777777" w:rsidR="00BF7C9B" w:rsidRPr="00C83829" w:rsidRDefault="00BF7C9B" w:rsidP="00871969">
            <w:pPr>
              <w:tabs>
                <w:tab w:val="left" w:pos="1290"/>
              </w:tabs>
              <w:rPr>
                <w:rFonts w:ascii="Times New Roman" w:hAnsi="Times New Roman" w:cs="Times New Roman"/>
                <w:szCs w:val="24"/>
              </w:rPr>
            </w:pPr>
            <w:r w:rsidRPr="00C83829">
              <w:rPr>
                <w:rFonts w:ascii="Times New Roman" w:hAnsi="Times New Roman" w:cs="Times New Roman"/>
                <w:szCs w:val="24"/>
              </w:rPr>
              <w:drawing>
                <wp:inline distT="0" distB="0" distL="0" distR="0" wp14:anchorId="0FE601F1" wp14:editId="33E7AB93">
                  <wp:extent cx="4404360" cy="2513013"/>
                  <wp:effectExtent l="0" t="0" r="0" b="1905"/>
                  <wp:docPr id="1171987140" name="Picture 1" descr="A close-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87140" name="Picture 1" descr="A close-up of a card&#10;&#10;AI-generated content may be incorrect."/>
                          <pic:cNvPicPr/>
                        </pic:nvPicPr>
                        <pic:blipFill>
                          <a:blip r:embed="rId38"/>
                          <a:stretch>
                            <a:fillRect/>
                          </a:stretch>
                        </pic:blipFill>
                        <pic:spPr>
                          <a:xfrm>
                            <a:off x="0" y="0"/>
                            <a:ext cx="4414207" cy="2518632"/>
                          </a:xfrm>
                          <a:prstGeom prst="rect">
                            <a:avLst/>
                          </a:prstGeom>
                        </pic:spPr>
                      </pic:pic>
                    </a:graphicData>
                  </a:graphic>
                </wp:inline>
              </w:drawing>
            </w:r>
          </w:p>
        </w:tc>
      </w:tr>
    </w:tbl>
    <w:p w14:paraId="37C844F4" w14:textId="77777777" w:rsidR="00BF7C9B" w:rsidRPr="00C83829" w:rsidRDefault="00BF7C9B" w:rsidP="00BF7C9B">
      <w:pPr>
        <w:spacing w:after="0" w:line="240" w:lineRule="auto"/>
        <w:rPr>
          <w:rFonts w:ascii="Times New Roman" w:hAnsi="Times New Roman" w:cs="Times New Roman"/>
          <w:szCs w:val="24"/>
        </w:rPr>
      </w:pPr>
    </w:p>
    <w:p w14:paraId="246747CD" w14:textId="77777777" w:rsidR="00BF7C9B" w:rsidRPr="00C83829" w:rsidRDefault="00BF7C9B" w:rsidP="00BF7C9B">
      <w:pPr>
        <w:spacing w:after="0" w:line="240" w:lineRule="auto"/>
        <w:jc w:val="both"/>
        <w:rPr>
          <w:rFonts w:ascii="Times New Roman" w:hAnsi="Times New Roman" w:cs="Times New Roman"/>
          <w:szCs w:val="24"/>
        </w:rPr>
      </w:pPr>
    </w:p>
    <w:tbl>
      <w:tblPr>
        <w:tblStyle w:val="TableGrid"/>
        <w:tblW w:w="0" w:type="auto"/>
        <w:tblLook w:val="04A0" w:firstRow="1" w:lastRow="0" w:firstColumn="1" w:lastColumn="0" w:noHBand="0" w:noVBand="1"/>
      </w:tblPr>
      <w:tblGrid>
        <w:gridCol w:w="2548"/>
        <w:gridCol w:w="6468"/>
      </w:tblGrid>
      <w:tr w:rsidR="00BF7C9B" w:rsidRPr="00C83829" w14:paraId="7E861D3D" w14:textId="77777777" w:rsidTr="00871969">
        <w:trPr>
          <w:trHeight w:val="620"/>
        </w:trPr>
        <w:tc>
          <w:tcPr>
            <w:tcW w:w="2695" w:type="dxa"/>
          </w:tcPr>
          <w:p w14:paraId="293A4F3A"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Date</w:t>
            </w:r>
          </w:p>
        </w:tc>
        <w:tc>
          <w:tcPr>
            <w:tcW w:w="6655" w:type="dxa"/>
          </w:tcPr>
          <w:p w14:paraId="3CFE300C"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8 September 2025</w:t>
            </w:r>
          </w:p>
        </w:tc>
      </w:tr>
      <w:tr w:rsidR="00BF7C9B" w:rsidRPr="00C83829" w14:paraId="7631F5BA" w14:textId="77777777" w:rsidTr="00871969">
        <w:tc>
          <w:tcPr>
            <w:tcW w:w="2695" w:type="dxa"/>
          </w:tcPr>
          <w:p w14:paraId="7A1CA80A"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Title</w:t>
            </w:r>
          </w:p>
        </w:tc>
        <w:tc>
          <w:tcPr>
            <w:tcW w:w="6655" w:type="dxa"/>
          </w:tcPr>
          <w:p w14:paraId="386783A4" w14:textId="77777777" w:rsidR="00BF7C9B" w:rsidRPr="00C83829" w:rsidRDefault="00BF7C9B" w:rsidP="00871969">
            <w:pPr>
              <w:rPr>
                <w:rFonts w:ascii="Times New Roman" w:hAnsi="Times New Roman" w:cs="Times New Roman"/>
                <w:szCs w:val="24"/>
              </w:rPr>
            </w:pPr>
            <w:commentRangeStart w:id="21"/>
            <w:r w:rsidRPr="00C83829">
              <w:rPr>
                <w:rFonts w:ascii="Times New Roman" w:hAnsi="Times New Roman" w:cs="Times New Roman"/>
                <w:szCs w:val="24"/>
              </w:rPr>
              <w:t>5</w:t>
            </w:r>
            <w:r w:rsidRPr="00C83829">
              <w:rPr>
                <w:rFonts w:ascii="Times New Roman" w:hAnsi="Times New Roman" w:cs="Times New Roman"/>
                <w:szCs w:val="24"/>
                <w:vertAlign w:val="superscript"/>
              </w:rPr>
              <w:t>th</w:t>
            </w:r>
            <w:r w:rsidRPr="00C83829">
              <w:rPr>
                <w:rFonts w:ascii="Times New Roman" w:hAnsi="Times New Roman" w:cs="Times New Roman"/>
                <w:szCs w:val="24"/>
              </w:rPr>
              <w:t xml:space="preserve"> International Forum on Transboundary Air Pollution in Commemoration of the International Day of Clean Air for Blue Skies</w:t>
            </w:r>
            <w:r w:rsidRPr="00C83829">
              <w:rPr>
                <w:rFonts w:ascii="Times New Roman" w:hAnsi="Times New Roman" w:cs="Times New Roman"/>
                <w:b/>
                <w:bCs/>
                <w:szCs w:val="24"/>
              </w:rPr>
              <w:t xml:space="preserve">, </w:t>
            </w:r>
            <w:r w:rsidRPr="00C83829">
              <w:rPr>
                <w:rFonts w:ascii="Times New Roman" w:hAnsi="Times New Roman" w:cs="Times New Roman"/>
                <w:szCs w:val="24"/>
              </w:rPr>
              <w:t>8</w:t>
            </w:r>
            <w:r w:rsidRPr="00C83829">
              <w:rPr>
                <w:rFonts w:ascii="Times New Roman" w:hAnsi="Times New Roman" w:cs="Times New Roman"/>
                <w:szCs w:val="24"/>
                <w:vertAlign w:val="superscript"/>
              </w:rPr>
              <w:t>th</w:t>
            </w:r>
            <w:r w:rsidRPr="00C83829">
              <w:rPr>
                <w:rFonts w:ascii="Times New Roman" w:hAnsi="Times New Roman" w:cs="Times New Roman"/>
                <w:szCs w:val="24"/>
              </w:rPr>
              <w:t xml:space="preserve"> September 2025</w:t>
            </w:r>
            <w:commentRangeEnd w:id="21"/>
            <w:r w:rsidRPr="00C83829">
              <w:rPr>
                <w:rStyle w:val="CommentReference"/>
                <w:rFonts w:ascii="Times New Roman" w:hAnsi="Times New Roman" w:cs="Times New Roman"/>
                <w:sz w:val="24"/>
                <w:szCs w:val="24"/>
              </w:rPr>
              <w:commentReference w:id="21"/>
            </w:r>
          </w:p>
        </w:tc>
      </w:tr>
      <w:tr w:rsidR="00BF7C9B" w:rsidRPr="00C83829" w14:paraId="7354876F" w14:textId="77777777" w:rsidTr="00871969">
        <w:tc>
          <w:tcPr>
            <w:tcW w:w="2695" w:type="dxa"/>
          </w:tcPr>
          <w:p w14:paraId="75ACE7E3"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t>paragraph</w:t>
            </w:r>
          </w:p>
        </w:tc>
        <w:tc>
          <w:tcPr>
            <w:tcW w:w="6655" w:type="dxa"/>
          </w:tcPr>
          <w:p w14:paraId="0548F178" w14:textId="77777777" w:rsidR="00BF7C9B" w:rsidRPr="00681709" w:rsidRDefault="00BF7C9B" w:rsidP="00871969">
            <w:pPr>
              <w:rPr>
                <w:rFonts w:ascii="Times New Roman" w:hAnsi="Times New Roman" w:cs="Times New Roman"/>
                <w:szCs w:val="24"/>
              </w:rPr>
            </w:pPr>
            <w:r w:rsidRPr="00681709">
              <w:rPr>
                <w:rFonts w:ascii="Times New Roman" w:hAnsi="Times New Roman" w:cs="Times New Roman"/>
                <w:szCs w:val="24"/>
              </w:rPr>
              <w:t xml:space="preserve">On 8 September 2025, Prof. Nguyen Thi Kim Oanh, Director of the Air Quality Nexus Center (AirQC), participated in the </w:t>
            </w:r>
            <w:r w:rsidRPr="00681709">
              <w:rPr>
                <w:rFonts w:ascii="Times New Roman" w:hAnsi="Times New Roman" w:cs="Times New Roman"/>
                <w:i/>
                <w:iCs/>
                <w:szCs w:val="24"/>
              </w:rPr>
              <w:t>5th International Forum on Transboundary Air Pollution in Commemoration of the International Day of Clean Air for Blue Skies</w:t>
            </w:r>
            <w:r w:rsidRPr="00681709">
              <w:rPr>
                <w:rFonts w:ascii="Times New Roman" w:hAnsi="Times New Roman" w:cs="Times New Roman"/>
                <w:szCs w:val="24"/>
              </w:rPr>
              <w:t xml:space="preserve">. The event was organized by the </w:t>
            </w:r>
            <w:r w:rsidRPr="00681709">
              <w:rPr>
                <w:rFonts w:ascii="Times New Roman" w:hAnsi="Times New Roman" w:cs="Times New Roman"/>
                <w:b/>
                <w:bCs/>
                <w:szCs w:val="24"/>
              </w:rPr>
              <w:t>Ministry of Foreign Affairs (MOFA)</w:t>
            </w:r>
            <w:r w:rsidRPr="00681709">
              <w:rPr>
                <w:rFonts w:ascii="Times New Roman" w:hAnsi="Times New Roman" w:cs="Times New Roman"/>
                <w:szCs w:val="24"/>
              </w:rPr>
              <w:t xml:space="preserve"> of the Republic of Korea, with participation from policymakers, researchers, and representatives of international organizations working on regional air quality and environmental management.</w:t>
            </w:r>
          </w:p>
          <w:p w14:paraId="5A6441C3" w14:textId="77777777" w:rsidR="00BF7C9B" w:rsidRPr="00681709" w:rsidRDefault="00BF7C9B" w:rsidP="00871969">
            <w:pPr>
              <w:rPr>
                <w:rFonts w:ascii="Times New Roman" w:hAnsi="Times New Roman" w:cs="Times New Roman"/>
                <w:szCs w:val="24"/>
              </w:rPr>
            </w:pPr>
            <w:r w:rsidRPr="00681709">
              <w:rPr>
                <w:rFonts w:ascii="Times New Roman" w:hAnsi="Times New Roman" w:cs="Times New Roman"/>
                <w:szCs w:val="24"/>
              </w:rPr>
              <w:t xml:space="preserve">The forum aimed to strengthen regional cooperation on air pollution mitigation and promote the implementation of integrated policies addressing the environmental and health impacts of transboundary pollution. It provided a platform for dialogue among key stakeholders to exchange knowledge, discuss technical and policy challenges, and identify </w:t>
            </w:r>
            <w:r w:rsidRPr="00681709">
              <w:rPr>
                <w:rFonts w:ascii="Times New Roman" w:hAnsi="Times New Roman" w:cs="Times New Roman"/>
                <w:szCs w:val="24"/>
              </w:rPr>
              <w:lastRenderedPageBreak/>
              <w:t>collaborative strategies to achieve cleaner air in the Asia-Pacific region.</w:t>
            </w:r>
          </w:p>
          <w:p w14:paraId="533BC662" w14:textId="77777777" w:rsidR="00BF7C9B" w:rsidRPr="00681709" w:rsidRDefault="00BF7C9B" w:rsidP="00871969">
            <w:pPr>
              <w:rPr>
                <w:rFonts w:ascii="Times New Roman" w:hAnsi="Times New Roman" w:cs="Times New Roman"/>
                <w:szCs w:val="24"/>
              </w:rPr>
            </w:pPr>
            <w:r w:rsidRPr="00681709">
              <w:rPr>
                <w:rFonts w:ascii="Times New Roman" w:hAnsi="Times New Roman" w:cs="Times New Roman"/>
                <w:szCs w:val="24"/>
              </w:rPr>
              <w:t xml:space="preserve">Prof. Kim Oanh delivered an online presentation titled </w:t>
            </w:r>
            <w:r w:rsidRPr="00681709">
              <w:rPr>
                <w:rFonts w:ascii="Times New Roman" w:hAnsi="Times New Roman" w:cs="Times New Roman"/>
                <w:i/>
                <w:iCs/>
                <w:szCs w:val="24"/>
              </w:rPr>
              <w:t>“Wildfire Emissions in Southeast Asia: Multiple Effects on Regional Air Quality, Ecosystem, and Health.”</w:t>
            </w:r>
            <w:r w:rsidRPr="00681709">
              <w:rPr>
                <w:rFonts w:ascii="Times New Roman" w:hAnsi="Times New Roman" w:cs="Times New Roman"/>
                <w:szCs w:val="24"/>
              </w:rPr>
              <w:t xml:space="preserve"> Her talk highlighted the need for an </w:t>
            </w:r>
            <w:r w:rsidRPr="00681709">
              <w:rPr>
                <w:rFonts w:ascii="Times New Roman" w:hAnsi="Times New Roman" w:cs="Times New Roman"/>
                <w:b/>
                <w:bCs/>
                <w:szCs w:val="24"/>
              </w:rPr>
              <w:t>airshed management approach</w:t>
            </w:r>
            <w:r w:rsidRPr="00681709">
              <w:rPr>
                <w:rFonts w:ascii="Times New Roman" w:hAnsi="Times New Roman" w:cs="Times New Roman"/>
                <w:szCs w:val="24"/>
              </w:rPr>
              <w:t xml:space="preserve"> to effectively address transboundary air pollution challenges. She also shared insights from the Center’s ongoing research under the </w:t>
            </w:r>
            <w:r w:rsidRPr="00681709">
              <w:rPr>
                <w:rFonts w:ascii="Times New Roman" w:hAnsi="Times New Roman" w:cs="Times New Roman"/>
                <w:b/>
                <w:bCs/>
                <w:szCs w:val="24"/>
              </w:rPr>
              <w:t>HEAL-HAZE</w:t>
            </w:r>
            <w:r w:rsidRPr="00681709">
              <w:rPr>
                <w:rFonts w:ascii="Times New Roman" w:hAnsi="Times New Roman" w:cs="Times New Roman"/>
                <w:szCs w:val="24"/>
              </w:rPr>
              <w:t xml:space="preserve"> and </w:t>
            </w:r>
            <w:commentRangeStart w:id="22"/>
            <w:r w:rsidRPr="00681709">
              <w:rPr>
                <w:rFonts w:ascii="Times New Roman" w:hAnsi="Times New Roman" w:cs="Times New Roman"/>
                <w:b/>
                <w:bCs/>
                <w:szCs w:val="24"/>
              </w:rPr>
              <w:t>CANBREATHE</w:t>
            </w:r>
            <w:commentRangeEnd w:id="22"/>
            <w:r w:rsidRPr="00C83829">
              <w:rPr>
                <w:rStyle w:val="CommentReference"/>
                <w:rFonts w:ascii="Times New Roman" w:hAnsi="Times New Roman" w:cs="Times New Roman"/>
                <w:sz w:val="24"/>
                <w:szCs w:val="24"/>
              </w:rPr>
              <w:commentReference w:id="22"/>
            </w:r>
            <w:r w:rsidRPr="00681709">
              <w:rPr>
                <w:rFonts w:ascii="Times New Roman" w:hAnsi="Times New Roman" w:cs="Times New Roman"/>
                <w:szCs w:val="24"/>
              </w:rPr>
              <w:t xml:space="preserve"> projects, emphasizing their contributions to improving regional understanding of wildfire impacts and promoting evidence-based solutions for cleaner air.</w:t>
            </w:r>
          </w:p>
          <w:p w14:paraId="373670B3" w14:textId="77777777" w:rsidR="00BF7C9B" w:rsidRPr="00681709" w:rsidRDefault="00BF7C9B" w:rsidP="00871969">
            <w:pPr>
              <w:rPr>
                <w:rFonts w:ascii="Times New Roman" w:hAnsi="Times New Roman" w:cs="Times New Roman"/>
                <w:szCs w:val="24"/>
              </w:rPr>
            </w:pPr>
            <w:r w:rsidRPr="00681709">
              <w:rPr>
                <w:rFonts w:ascii="Times New Roman" w:hAnsi="Times New Roman" w:cs="Times New Roman"/>
                <w:szCs w:val="24"/>
              </w:rPr>
              <w:t xml:space="preserve">Details of the event can be found at </w:t>
            </w:r>
            <w:hyperlink r:id="rId39" w:tgtFrame="_new" w:history="1">
              <w:r w:rsidRPr="00681709">
                <w:rPr>
                  <w:rStyle w:val="Hyperlink"/>
                  <w:rFonts w:ascii="Times New Roman" w:hAnsi="Times New Roman" w:cs="Times New Roman"/>
                  <w:szCs w:val="24"/>
                </w:rPr>
                <w:t>Ministry of Foreign Affairs, Republic of Korea</w:t>
              </w:r>
            </w:hyperlink>
            <w:r w:rsidRPr="00681709">
              <w:rPr>
                <w:rFonts w:ascii="Times New Roman" w:hAnsi="Times New Roman" w:cs="Times New Roman"/>
                <w:szCs w:val="24"/>
              </w:rPr>
              <w:t>.</w:t>
            </w:r>
          </w:p>
          <w:p w14:paraId="3E8E475D" w14:textId="77777777" w:rsidR="00BF7C9B" w:rsidRPr="00C83829" w:rsidRDefault="00BF7C9B" w:rsidP="00871969">
            <w:pPr>
              <w:rPr>
                <w:rFonts w:ascii="Times New Roman" w:hAnsi="Times New Roman" w:cs="Times New Roman"/>
                <w:szCs w:val="24"/>
              </w:rPr>
            </w:pPr>
          </w:p>
        </w:tc>
      </w:tr>
      <w:tr w:rsidR="00BF7C9B" w:rsidRPr="00C83829" w14:paraId="665FBEC7" w14:textId="77777777" w:rsidTr="00871969">
        <w:tc>
          <w:tcPr>
            <w:tcW w:w="2695" w:type="dxa"/>
          </w:tcPr>
          <w:p w14:paraId="0CDCA690"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szCs w:val="24"/>
              </w:rPr>
              <w:lastRenderedPageBreak/>
              <w:t>Photo</w:t>
            </w:r>
          </w:p>
        </w:tc>
        <w:tc>
          <w:tcPr>
            <w:tcW w:w="6655" w:type="dxa"/>
          </w:tcPr>
          <w:p w14:paraId="07EE91E5" w14:textId="77777777" w:rsidR="00BF7C9B" w:rsidRPr="00C83829" w:rsidRDefault="00BF7C9B" w:rsidP="00871969">
            <w:pPr>
              <w:rPr>
                <w:rFonts w:ascii="Times New Roman" w:hAnsi="Times New Roman" w:cs="Times New Roman"/>
                <w:szCs w:val="24"/>
              </w:rPr>
            </w:pPr>
            <w:r w:rsidRPr="00C83829">
              <w:rPr>
                <w:rFonts w:ascii="Times New Roman" w:hAnsi="Times New Roman" w:cs="Times New Roman"/>
                <w:noProof/>
                <w:szCs w:val="24"/>
              </w:rPr>
              <w:drawing>
                <wp:anchor distT="0" distB="0" distL="114300" distR="114300" simplePos="0" relativeHeight="251716608" behindDoc="1" locked="0" layoutInCell="1" allowOverlap="1" wp14:anchorId="24D9AE01" wp14:editId="4DF51F6D">
                  <wp:simplePos x="0" y="0"/>
                  <wp:positionH relativeFrom="column">
                    <wp:posOffset>-5715</wp:posOffset>
                  </wp:positionH>
                  <wp:positionV relativeFrom="paragraph">
                    <wp:posOffset>178435</wp:posOffset>
                  </wp:positionV>
                  <wp:extent cx="2865120" cy="1882775"/>
                  <wp:effectExtent l="0" t="0" r="0" b="3175"/>
                  <wp:wrapTight wrapText="bothSides">
                    <wp:wrapPolygon edited="0">
                      <wp:start x="0" y="0"/>
                      <wp:lineTo x="0" y="21418"/>
                      <wp:lineTo x="21399" y="21418"/>
                      <wp:lineTo x="21399" y="0"/>
                      <wp:lineTo x="0" y="0"/>
                    </wp:wrapPolygon>
                  </wp:wrapTight>
                  <wp:docPr id="1800290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90105" name="Picture 1" descr="A screenshot of a comput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65120" cy="18827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0226C82A" w14:textId="77777777" w:rsidR="00BF7C9B" w:rsidRPr="00C83829" w:rsidRDefault="00BF7C9B" w:rsidP="00BF7C9B">
      <w:pPr>
        <w:spacing w:after="0" w:line="240" w:lineRule="auto"/>
        <w:jc w:val="both"/>
        <w:rPr>
          <w:rFonts w:ascii="Times New Roman" w:hAnsi="Times New Roman" w:cs="Times New Roman"/>
          <w:szCs w:val="24"/>
        </w:rPr>
      </w:pPr>
    </w:p>
    <w:p w14:paraId="48AB735D" w14:textId="77777777" w:rsidR="00BF7C9B" w:rsidRDefault="00BF7C9B" w:rsidP="00BF7C9B">
      <w:pPr>
        <w:rPr>
          <w:rFonts w:ascii="Times New Roman" w:hAnsi="Times New Roman" w:cs="Times New Roman"/>
        </w:rPr>
      </w:pPr>
    </w:p>
    <w:p w14:paraId="5D8A982D" w14:textId="77777777" w:rsidR="00BF7C9B" w:rsidRPr="00BF7C9B" w:rsidRDefault="00BF7C9B" w:rsidP="00BF7C9B">
      <w:pPr>
        <w:rPr>
          <w:rFonts w:ascii="Times New Roman" w:hAnsi="Times New Roman" w:cs="Times New Roman"/>
        </w:rPr>
      </w:pPr>
    </w:p>
    <w:tbl>
      <w:tblPr>
        <w:tblStyle w:val="TableGrid"/>
        <w:tblW w:w="0" w:type="auto"/>
        <w:tblLook w:val="04A0" w:firstRow="1" w:lastRow="0" w:firstColumn="1" w:lastColumn="0" w:noHBand="0" w:noVBand="1"/>
      </w:tblPr>
      <w:tblGrid>
        <w:gridCol w:w="1015"/>
        <w:gridCol w:w="8001"/>
      </w:tblGrid>
      <w:tr w:rsidR="00C83829" w:rsidRPr="00C83829" w14:paraId="1D33AB6A" w14:textId="77777777" w:rsidTr="00871969">
        <w:tc>
          <w:tcPr>
            <w:tcW w:w="1046" w:type="dxa"/>
          </w:tcPr>
          <w:p w14:paraId="6284F44C" w14:textId="77777777" w:rsidR="00C83829" w:rsidRPr="00C83829" w:rsidRDefault="00C83829" w:rsidP="00871969">
            <w:pPr>
              <w:rPr>
                <w:rFonts w:ascii="Times New Roman" w:hAnsi="Times New Roman" w:cs="Times New Roman"/>
                <w:szCs w:val="24"/>
              </w:rPr>
            </w:pPr>
            <w:r w:rsidRPr="00C83829">
              <w:rPr>
                <w:rFonts w:ascii="Times New Roman" w:hAnsi="Times New Roman" w:cs="Times New Roman"/>
                <w:szCs w:val="24"/>
              </w:rPr>
              <w:t>Date</w:t>
            </w:r>
          </w:p>
        </w:tc>
        <w:tc>
          <w:tcPr>
            <w:tcW w:w="8304" w:type="dxa"/>
          </w:tcPr>
          <w:p w14:paraId="219CF36F" w14:textId="77777777" w:rsidR="00C83829" w:rsidRPr="00C83829" w:rsidRDefault="00C83829" w:rsidP="00871969">
            <w:pPr>
              <w:rPr>
                <w:rFonts w:ascii="Times New Roman" w:hAnsi="Times New Roman" w:cs="Times New Roman"/>
                <w:szCs w:val="24"/>
              </w:rPr>
            </w:pPr>
            <w:r w:rsidRPr="00C83829">
              <w:rPr>
                <w:rFonts w:ascii="Times New Roman" w:hAnsi="Times New Roman" w:cs="Times New Roman"/>
                <w:szCs w:val="24"/>
              </w:rPr>
              <w:t>19-22 May 2025</w:t>
            </w:r>
          </w:p>
        </w:tc>
      </w:tr>
      <w:tr w:rsidR="00C83829" w:rsidRPr="00C83829" w14:paraId="16C78B25" w14:textId="77777777" w:rsidTr="00871969">
        <w:tc>
          <w:tcPr>
            <w:tcW w:w="1046" w:type="dxa"/>
          </w:tcPr>
          <w:p w14:paraId="6243BCED" w14:textId="77777777" w:rsidR="00C83829" w:rsidRPr="00C83829" w:rsidRDefault="00C83829" w:rsidP="00871969">
            <w:pPr>
              <w:rPr>
                <w:rFonts w:ascii="Times New Roman" w:hAnsi="Times New Roman" w:cs="Times New Roman"/>
                <w:szCs w:val="24"/>
              </w:rPr>
            </w:pPr>
            <w:r w:rsidRPr="00C83829">
              <w:rPr>
                <w:rFonts w:ascii="Times New Roman" w:hAnsi="Times New Roman" w:cs="Times New Roman"/>
                <w:szCs w:val="24"/>
              </w:rPr>
              <w:t>Title</w:t>
            </w:r>
          </w:p>
        </w:tc>
        <w:tc>
          <w:tcPr>
            <w:tcW w:w="8304" w:type="dxa"/>
          </w:tcPr>
          <w:p w14:paraId="5BB3AB82" w14:textId="77777777" w:rsidR="00C83829" w:rsidRPr="00C83829" w:rsidRDefault="00C83829" w:rsidP="00871969">
            <w:pPr>
              <w:rPr>
                <w:rFonts w:ascii="Times New Roman" w:hAnsi="Times New Roman" w:cs="Times New Roman"/>
                <w:b/>
                <w:bCs/>
                <w:szCs w:val="24"/>
              </w:rPr>
            </w:pPr>
            <w:r w:rsidRPr="00C83829">
              <w:rPr>
                <w:rFonts w:ascii="Times New Roman" w:hAnsi="Times New Roman" w:cs="Times New Roman"/>
                <w:b/>
                <w:bCs/>
                <w:szCs w:val="24"/>
              </w:rPr>
              <w:t xml:space="preserve">Air Sensors International Conference (ASIC), Bangkok, Thailand, </w:t>
            </w:r>
            <w:r w:rsidRPr="00C83829">
              <w:rPr>
                <w:rFonts w:ascii="Times New Roman" w:hAnsi="Times New Roman" w:cs="Times New Roman"/>
                <w:szCs w:val="24"/>
              </w:rPr>
              <w:t>19</w:t>
            </w:r>
            <w:r w:rsidRPr="00C83829">
              <w:rPr>
                <w:rFonts w:ascii="Times New Roman" w:hAnsi="Times New Roman" w:cs="Times New Roman"/>
                <w:szCs w:val="24"/>
                <w:vertAlign w:val="superscript"/>
              </w:rPr>
              <w:t>th</w:t>
            </w:r>
            <w:r w:rsidRPr="00C83829">
              <w:rPr>
                <w:rFonts w:ascii="Times New Roman" w:hAnsi="Times New Roman" w:cs="Times New Roman"/>
                <w:szCs w:val="24"/>
              </w:rPr>
              <w:t xml:space="preserve"> – 22</w:t>
            </w:r>
            <w:r w:rsidRPr="00C83829">
              <w:rPr>
                <w:rFonts w:ascii="Times New Roman" w:hAnsi="Times New Roman" w:cs="Times New Roman"/>
                <w:szCs w:val="24"/>
                <w:vertAlign w:val="superscript"/>
              </w:rPr>
              <w:t>nd</w:t>
            </w:r>
            <w:r w:rsidRPr="00C83829">
              <w:rPr>
                <w:rFonts w:ascii="Times New Roman" w:hAnsi="Times New Roman" w:cs="Times New Roman"/>
                <w:szCs w:val="24"/>
              </w:rPr>
              <w:t xml:space="preserve"> May 2025</w:t>
            </w:r>
          </w:p>
        </w:tc>
      </w:tr>
      <w:tr w:rsidR="00C83829" w:rsidRPr="00C83829" w14:paraId="2DE31104" w14:textId="77777777" w:rsidTr="00871969">
        <w:tc>
          <w:tcPr>
            <w:tcW w:w="1046" w:type="dxa"/>
          </w:tcPr>
          <w:p w14:paraId="0031DA05" w14:textId="77777777" w:rsidR="00C83829" w:rsidRPr="00C83829" w:rsidRDefault="00C83829" w:rsidP="00871969">
            <w:pPr>
              <w:rPr>
                <w:rFonts w:ascii="Times New Roman" w:hAnsi="Times New Roman" w:cs="Times New Roman"/>
                <w:szCs w:val="24"/>
              </w:rPr>
            </w:pPr>
            <w:r w:rsidRPr="00C83829">
              <w:rPr>
                <w:rFonts w:ascii="Times New Roman" w:hAnsi="Times New Roman" w:cs="Times New Roman"/>
                <w:szCs w:val="24"/>
              </w:rPr>
              <w:t>paragraph</w:t>
            </w:r>
          </w:p>
        </w:tc>
        <w:tc>
          <w:tcPr>
            <w:tcW w:w="8304" w:type="dxa"/>
          </w:tcPr>
          <w:p w14:paraId="1385A18C" w14:textId="77777777" w:rsidR="00C83829" w:rsidRPr="00C83829" w:rsidRDefault="00C83829" w:rsidP="00871969">
            <w:pPr>
              <w:rPr>
                <w:rFonts w:ascii="Times New Roman" w:hAnsi="Times New Roman" w:cs="Times New Roman"/>
                <w:szCs w:val="24"/>
              </w:rPr>
            </w:pPr>
            <w:r w:rsidRPr="00C83829">
              <w:rPr>
                <w:rFonts w:ascii="Times New Roman" w:hAnsi="Times New Roman" w:cs="Times New Roman"/>
                <w:szCs w:val="24"/>
              </w:rPr>
              <w:t>From 19–22 May 2025, Prof. Nguyen Thi Kim Oanh, Director of AirQC, participated in the Air Sensors International Conference (ASIC) held in Bangkok, Thailand. The conference was organized by the Air Quality Research Center, University of California, Davis, USA, and brought together global experts, researchers, and practitioners working on sensor technology and data-driven air quality management.</w:t>
            </w:r>
          </w:p>
          <w:p w14:paraId="08934664" w14:textId="77777777" w:rsidR="00C83829" w:rsidRPr="00C83829" w:rsidRDefault="00C83829" w:rsidP="00871969">
            <w:pPr>
              <w:rPr>
                <w:rFonts w:ascii="Times New Roman" w:hAnsi="Times New Roman" w:cs="Times New Roman"/>
                <w:szCs w:val="24"/>
              </w:rPr>
            </w:pPr>
          </w:p>
          <w:p w14:paraId="15001399" w14:textId="77777777" w:rsidR="00C83829" w:rsidRPr="00C83829" w:rsidRDefault="00C83829" w:rsidP="00871969">
            <w:pPr>
              <w:rPr>
                <w:rFonts w:ascii="Times New Roman" w:hAnsi="Times New Roman" w:cs="Times New Roman"/>
                <w:szCs w:val="24"/>
              </w:rPr>
            </w:pPr>
            <w:r w:rsidRPr="00C83829">
              <w:rPr>
                <w:rFonts w:ascii="Times New Roman" w:hAnsi="Times New Roman" w:cs="Times New Roman"/>
                <w:szCs w:val="24"/>
              </w:rPr>
              <w:t>Prof. Kim Oanh served as a member of the Technical Planning Committee of ASIC, contributing to the scientific coordination of conference sessions. She delivered an oral presentation on “Evaluation of Low-Cost Sensors in the Monitoring of Surface Ozone under Different Environmental Conditions” and co-chaired the session on “Sensor Performance Evaluation.” In addition, she also chaired the session on “Validating Air Sensors and Expanding Data Networks.”</w:t>
            </w:r>
          </w:p>
          <w:p w14:paraId="3EFC9321" w14:textId="77777777" w:rsidR="00C83829" w:rsidRPr="00C83829" w:rsidRDefault="00C83829" w:rsidP="00871969">
            <w:pPr>
              <w:rPr>
                <w:rFonts w:ascii="Times New Roman" w:hAnsi="Times New Roman" w:cs="Times New Roman"/>
                <w:szCs w:val="24"/>
              </w:rPr>
            </w:pPr>
          </w:p>
          <w:p w14:paraId="7AA52E03" w14:textId="77777777" w:rsidR="00C83829" w:rsidRPr="00C83829" w:rsidRDefault="00C83829" w:rsidP="00871969">
            <w:pPr>
              <w:rPr>
                <w:rFonts w:ascii="Times New Roman" w:hAnsi="Times New Roman" w:cs="Times New Roman"/>
                <w:szCs w:val="24"/>
              </w:rPr>
            </w:pPr>
            <w:r w:rsidRPr="00C83829">
              <w:rPr>
                <w:rFonts w:ascii="Times New Roman" w:hAnsi="Times New Roman" w:cs="Times New Roman"/>
                <w:szCs w:val="24"/>
              </w:rPr>
              <w:t xml:space="preserve">The conference provided a valuable platform for sharing advancements in air sensor technologies, exploring opportunities for international collaboration, and promoting the integration of sensor-based monitoring systems for improved air </w:t>
            </w:r>
            <w:r w:rsidRPr="00C83829">
              <w:rPr>
                <w:rFonts w:ascii="Times New Roman" w:hAnsi="Times New Roman" w:cs="Times New Roman"/>
                <w:szCs w:val="24"/>
              </w:rPr>
              <w:lastRenderedPageBreak/>
              <w:t xml:space="preserve">quality management. More details about ASIC 2025 can be found at </w:t>
            </w:r>
            <w:hyperlink r:id="rId41" w:tgtFrame="_new" w:history="1">
              <w:r w:rsidRPr="00C83829">
                <w:rPr>
                  <w:rStyle w:val="Hyperlink"/>
                  <w:rFonts w:ascii="Times New Roman" w:hAnsi="Times New Roman" w:cs="Times New Roman"/>
                  <w:szCs w:val="24"/>
                </w:rPr>
                <w:t>Air Quality Research Center – UC</w:t>
              </w:r>
              <w:r w:rsidRPr="00C83829">
                <w:rPr>
                  <w:rStyle w:val="Hyperlink"/>
                  <w:rFonts w:ascii="Times New Roman" w:hAnsi="Times New Roman" w:cs="Times New Roman"/>
                  <w:szCs w:val="24"/>
                </w:rPr>
                <w:t xml:space="preserve"> </w:t>
              </w:r>
              <w:r w:rsidRPr="00C83829">
                <w:rPr>
                  <w:rStyle w:val="Hyperlink"/>
                  <w:rFonts w:ascii="Times New Roman" w:hAnsi="Times New Roman" w:cs="Times New Roman"/>
                  <w:szCs w:val="24"/>
                </w:rPr>
                <w:t>Davis</w:t>
              </w:r>
            </w:hyperlink>
          </w:p>
        </w:tc>
      </w:tr>
      <w:tr w:rsidR="00C83829" w:rsidRPr="00C83829" w14:paraId="7307AE51" w14:textId="77777777" w:rsidTr="00871969">
        <w:tc>
          <w:tcPr>
            <w:tcW w:w="1046" w:type="dxa"/>
          </w:tcPr>
          <w:p w14:paraId="7B109DE4" w14:textId="77777777" w:rsidR="00C83829" w:rsidRPr="00C83829" w:rsidRDefault="00C83829" w:rsidP="00871969">
            <w:pPr>
              <w:rPr>
                <w:rFonts w:ascii="Times New Roman" w:hAnsi="Times New Roman" w:cs="Times New Roman"/>
                <w:szCs w:val="24"/>
                <w:highlight w:val="green"/>
              </w:rPr>
            </w:pPr>
            <w:r w:rsidRPr="00C83829">
              <w:rPr>
                <w:rFonts w:ascii="Times New Roman" w:hAnsi="Times New Roman" w:cs="Times New Roman"/>
                <w:szCs w:val="24"/>
                <w:highlight w:val="green"/>
              </w:rPr>
              <w:lastRenderedPageBreak/>
              <w:t>Photo</w:t>
            </w:r>
          </w:p>
        </w:tc>
        <w:tc>
          <w:tcPr>
            <w:tcW w:w="8304" w:type="dxa"/>
          </w:tcPr>
          <w:p w14:paraId="4786330E" w14:textId="77777777" w:rsidR="00C83829" w:rsidRPr="00C83829" w:rsidRDefault="00C83829" w:rsidP="00871969">
            <w:pPr>
              <w:tabs>
                <w:tab w:val="left" w:pos="1290"/>
              </w:tabs>
              <w:rPr>
                <w:rFonts w:ascii="Times New Roman" w:hAnsi="Times New Roman" w:cs="Times New Roman"/>
                <w:szCs w:val="24"/>
                <w:highlight w:val="green"/>
              </w:rPr>
            </w:pPr>
          </w:p>
          <w:p w14:paraId="02618A6A" w14:textId="77777777" w:rsidR="00C83829" w:rsidRPr="00C83829" w:rsidRDefault="00C83829" w:rsidP="00871969">
            <w:pPr>
              <w:tabs>
                <w:tab w:val="left" w:pos="1290"/>
              </w:tabs>
              <w:rPr>
                <w:rFonts w:ascii="Times New Roman" w:hAnsi="Times New Roman" w:cs="Times New Roman"/>
                <w:szCs w:val="24"/>
                <w:highlight w:val="green"/>
              </w:rPr>
            </w:pPr>
            <w:r w:rsidRPr="00C83829">
              <w:rPr>
                <w:rFonts w:ascii="Times New Roman" w:hAnsi="Times New Roman" w:cs="Times New Roman"/>
                <w:noProof/>
                <w:szCs w:val="24"/>
              </w:rPr>
              <w:drawing>
                <wp:inline distT="0" distB="0" distL="0" distR="0" wp14:anchorId="298C5D6B" wp14:editId="275EBC5A">
                  <wp:extent cx="5943600" cy="2954655"/>
                  <wp:effectExtent l="0" t="0" r="0" b="0"/>
                  <wp:docPr id="357455407" name="Picture 1" descr="A group of people standing in front of a larg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55407" name="Picture 1" descr="A group of people standing in front of a large screen&#10;&#10;AI-generated content may be incorrect."/>
                          <pic:cNvPicPr/>
                        </pic:nvPicPr>
                        <pic:blipFill>
                          <a:blip r:embed="rId42"/>
                          <a:stretch>
                            <a:fillRect/>
                          </a:stretch>
                        </pic:blipFill>
                        <pic:spPr>
                          <a:xfrm>
                            <a:off x="0" y="0"/>
                            <a:ext cx="5943600" cy="2954655"/>
                          </a:xfrm>
                          <a:prstGeom prst="rect">
                            <a:avLst/>
                          </a:prstGeom>
                        </pic:spPr>
                      </pic:pic>
                    </a:graphicData>
                  </a:graphic>
                </wp:inline>
              </w:drawing>
            </w:r>
          </w:p>
        </w:tc>
      </w:tr>
      <w:tr w:rsidR="00C83829" w:rsidRPr="00C83829" w14:paraId="6BC2C1A9" w14:textId="77777777" w:rsidTr="00871969">
        <w:tc>
          <w:tcPr>
            <w:tcW w:w="1046" w:type="dxa"/>
          </w:tcPr>
          <w:p w14:paraId="08B740E8" w14:textId="77777777" w:rsidR="00C83829" w:rsidRPr="00C83829" w:rsidRDefault="00C83829" w:rsidP="00871969">
            <w:pPr>
              <w:rPr>
                <w:rFonts w:ascii="Times New Roman" w:hAnsi="Times New Roman" w:cs="Times New Roman"/>
                <w:szCs w:val="24"/>
                <w:highlight w:val="green"/>
              </w:rPr>
            </w:pPr>
          </w:p>
        </w:tc>
        <w:tc>
          <w:tcPr>
            <w:tcW w:w="8304" w:type="dxa"/>
          </w:tcPr>
          <w:p w14:paraId="7941C8D6" w14:textId="77777777" w:rsidR="00C83829" w:rsidRPr="00C83829" w:rsidRDefault="00C83829" w:rsidP="00871969">
            <w:pPr>
              <w:tabs>
                <w:tab w:val="left" w:pos="1290"/>
              </w:tabs>
              <w:rPr>
                <w:rFonts w:ascii="Times New Roman" w:hAnsi="Times New Roman" w:cs="Times New Roman"/>
                <w:szCs w:val="24"/>
                <w:highlight w:val="green"/>
              </w:rPr>
            </w:pPr>
            <w:r w:rsidRPr="00C83829">
              <w:rPr>
                <w:rFonts w:ascii="Times New Roman" w:hAnsi="Times New Roman" w:cs="Times New Roman"/>
                <w:noProof/>
                <w:szCs w:val="24"/>
              </w:rPr>
              <w:drawing>
                <wp:inline distT="0" distB="0" distL="0" distR="0" wp14:anchorId="5CF9E5DD" wp14:editId="786C7DF7">
                  <wp:extent cx="4635500" cy="3197306"/>
                  <wp:effectExtent l="0" t="0" r="0" b="3175"/>
                  <wp:docPr id="1843613125" name="Picture 1" descr="A group of people holding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13125" name="Picture 1" descr="A group of people holding signs&#10;&#10;AI-generated content may be incorrect."/>
                          <pic:cNvPicPr/>
                        </pic:nvPicPr>
                        <pic:blipFill>
                          <a:blip r:embed="rId43"/>
                          <a:stretch>
                            <a:fillRect/>
                          </a:stretch>
                        </pic:blipFill>
                        <pic:spPr>
                          <a:xfrm>
                            <a:off x="0" y="0"/>
                            <a:ext cx="4641600" cy="3201513"/>
                          </a:xfrm>
                          <a:prstGeom prst="rect">
                            <a:avLst/>
                          </a:prstGeom>
                        </pic:spPr>
                      </pic:pic>
                    </a:graphicData>
                  </a:graphic>
                </wp:inline>
              </w:drawing>
            </w:r>
          </w:p>
        </w:tc>
      </w:tr>
    </w:tbl>
    <w:p w14:paraId="62DB7930" w14:textId="77777777" w:rsidR="00C83829" w:rsidRDefault="00C83829" w:rsidP="00C83829">
      <w:pPr>
        <w:spacing w:line="240" w:lineRule="auto"/>
        <w:rPr>
          <w:rFonts w:ascii="Times New Roman" w:hAnsi="Times New Roman" w:cs="Times New Roman"/>
          <w:szCs w:val="24"/>
        </w:rPr>
      </w:pPr>
    </w:p>
    <w:p w14:paraId="6E76E6E6" w14:textId="77777777" w:rsidR="00C83829" w:rsidRPr="00C83829" w:rsidRDefault="00C83829" w:rsidP="00C83829">
      <w:pPr>
        <w:spacing w:line="240" w:lineRule="auto"/>
        <w:rPr>
          <w:rFonts w:ascii="Times New Roman" w:hAnsi="Times New Roman" w:cs="Times New Roman"/>
          <w:szCs w:val="24"/>
        </w:rPr>
      </w:pPr>
    </w:p>
    <w:tbl>
      <w:tblPr>
        <w:tblStyle w:val="TableGrid"/>
        <w:tblW w:w="0" w:type="auto"/>
        <w:tblLook w:val="04A0" w:firstRow="1" w:lastRow="0" w:firstColumn="1" w:lastColumn="0" w:noHBand="0" w:noVBand="1"/>
      </w:tblPr>
      <w:tblGrid>
        <w:gridCol w:w="1015"/>
        <w:gridCol w:w="8001"/>
      </w:tblGrid>
      <w:tr w:rsidR="00C83829" w:rsidRPr="00C83829" w14:paraId="2A1A622D" w14:textId="77777777" w:rsidTr="00871969">
        <w:tc>
          <w:tcPr>
            <w:tcW w:w="2695" w:type="dxa"/>
          </w:tcPr>
          <w:p w14:paraId="6900CCF8" w14:textId="77777777" w:rsidR="00C83829" w:rsidRPr="00C83829" w:rsidRDefault="00C83829" w:rsidP="00C83829">
            <w:pPr>
              <w:rPr>
                <w:rFonts w:ascii="Times New Roman" w:hAnsi="Times New Roman" w:cs="Times New Roman"/>
                <w:szCs w:val="24"/>
              </w:rPr>
            </w:pPr>
            <w:r w:rsidRPr="00C83829">
              <w:rPr>
                <w:rFonts w:ascii="Times New Roman" w:hAnsi="Times New Roman" w:cs="Times New Roman"/>
                <w:szCs w:val="24"/>
              </w:rPr>
              <w:t>Date</w:t>
            </w:r>
          </w:p>
        </w:tc>
        <w:tc>
          <w:tcPr>
            <w:tcW w:w="6655" w:type="dxa"/>
          </w:tcPr>
          <w:p w14:paraId="5EC441BA" w14:textId="77777777" w:rsidR="00C83829" w:rsidRPr="00C83829" w:rsidRDefault="00C83829" w:rsidP="00C83829">
            <w:pPr>
              <w:rPr>
                <w:rFonts w:ascii="Times New Roman" w:hAnsi="Times New Roman" w:cs="Times New Roman"/>
                <w:szCs w:val="24"/>
              </w:rPr>
            </w:pPr>
            <w:r w:rsidRPr="00C83829">
              <w:rPr>
                <w:rFonts w:ascii="Times New Roman" w:hAnsi="Times New Roman" w:cs="Times New Roman"/>
                <w:szCs w:val="24"/>
              </w:rPr>
              <w:t>24-25 April, 2025</w:t>
            </w:r>
          </w:p>
        </w:tc>
      </w:tr>
      <w:tr w:rsidR="00C83829" w:rsidRPr="00C83829" w14:paraId="668B237C" w14:textId="77777777" w:rsidTr="00871969">
        <w:tc>
          <w:tcPr>
            <w:tcW w:w="2695" w:type="dxa"/>
          </w:tcPr>
          <w:p w14:paraId="51351783" w14:textId="77777777" w:rsidR="00C83829" w:rsidRPr="00C83829" w:rsidRDefault="00C83829" w:rsidP="00C83829">
            <w:pPr>
              <w:rPr>
                <w:rFonts w:ascii="Times New Roman" w:hAnsi="Times New Roman" w:cs="Times New Roman"/>
                <w:szCs w:val="24"/>
              </w:rPr>
            </w:pPr>
            <w:r w:rsidRPr="00C83829">
              <w:rPr>
                <w:rFonts w:ascii="Times New Roman" w:hAnsi="Times New Roman" w:cs="Times New Roman"/>
                <w:szCs w:val="24"/>
              </w:rPr>
              <w:t>Title</w:t>
            </w:r>
          </w:p>
        </w:tc>
        <w:tc>
          <w:tcPr>
            <w:tcW w:w="6655" w:type="dxa"/>
          </w:tcPr>
          <w:p w14:paraId="7CD3DB25" w14:textId="77777777" w:rsidR="00C83829" w:rsidRPr="00C83829" w:rsidRDefault="00C83829" w:rsidP="00C83829">
            <w:pPr>
              <w:rPr>
                <w:rFonts w:ascii="Times New Roman" w:hAnsi="Times New Roman" w:cs="Times New Roman"/>
                <w:b/>
                <w:bCs/>
                <w:szCs w:val="24"/>
              </w:rPr>
            </w:pPr>
            <w:r w:rsidRPr="00C83829">
              <w:rPr>
                <w:rFonts w:ascii="Times New Roman" w:hAnsi="Times New Roman" w:cs="Times New Roman"/>
                <w:b/>
                <w:bCs/>
                <w:szCs w:val="24"/>
              </w:rPr>
              <w:t>National Scientific conference on “Combating Air Pollution and Improving Air Quality in Viet Nam”, Hanoi, Vietnam, 24</w:t>
            </w:r>
            <w:r w:rsidRPr="00C83829">
              <w:rPr>
                <w:rFonts w:ascii="Times New Roman" w:hAnsi="Times New Roman" w:cs="Times New Roman"/>
                <w:b/>
                <w:bCs/>
                <w:szCs w:val="24"/>
                <w:vertAlign w:val="superscript"/>
              </w:rPr>
              <w:t>th</w:t>
            </w:r>
            <w:r w:rsidRPr="00C83829">
              <w:rPr>
                <w:rFonts w:ascii="Times New Roman" w:hAnsi="Times New Roman" w:cs="Times New Roman"/>
                <w:b/>
                <w:bCs/>
                <w:szCs w:val="24"/>
              </w:rPr>
              <w:t>-25</w:t>
            </w:r>
            <w:r w:rsidRPr="00C83829">
              <w:rPr>
                <w:rFonts w:ascii="Times New Roman" w:hAnsi="Times New Roman" w:cs="Times New Roman"/>
                <w:b/>
                <w:bCs/>
                <w:szCs w:val="24"/>
                <w:vertAlign w:val="superscript"/>
              </w:rPr>
              <w:t xml:space="preserve">th </w:t>
            </w:r>
            <w:r w:rsidRPr="00C83829">
              <w:rPr>
                <w:rFonts w:ascii="Times New Roman" w:hAnsi="Times New Roman" w:cs="Times New Roman"/>
                <w:b/>
                <w:bCs/>
                <w:szCs w:val="24"/>
              </w:rPr>
              <w:t xml:space="preserve">Apr 2025. </w:t>
            </w:r>
          </w:p>
        </w:tc>
      </w:tr>
      <w:tr w:rsidR="00C83829" w:rsidRPr="00C83829" w14:paraId="039C20F0" w14:textId="77777777" w:rsidTr="00871969">
        <w:tc>
          <w:tcPr>
            <w:tcW w:w="2695" w:type="dxa"/>
          </w:tcPr>
          <w:p w14:paraId="02DD2E6F" w14:textId="77777777" w:rsidR="00C83829" w:rsidRPr="00C83829" w:rsidRDefault="00C83829" w:rsidP="00C83829">
            <w:pPr>
              <w:rPr>
                <w:rFonts w:ascii="Times New Roman" w:hAnsi="Times New Roman" w:cs="Times New Roman"/>
                <w:szCs w:val="24"/>
              </w:rPr>
            </w:pPr>
            <w:r w:rsidRPr="00C83829">
              <w:rPr>
                <w:rFonts w:ascii="Times New Roman" w:hAnsi="Times New Roman" w:cs="Times New Roman"/>
                <w:szCs w:val="24"/>
              </w:rPr>
              <w:t>paragraph</w:t>
            </w:r>
          </w:p>
        </w:tc>
        <w:tc>
          <w:tcPr>
            <w:tcW w:w="6655" w:type="dxa"/>
          </w:tcPr>
          <w:p w14:paraId="7A4AF864" w14:textId="77777777" w:rsidR="00C83829" w:rsidRPr="00C83829" w:rsidRDefault="00C83829" w:rsidP="00C83829">
            <w:pPr>
              <w:rPr>
                <w:rFonts w:ascii="Times New Roman" w:hAnsi="Times New Roman" w:cs="Times New Roman"/>
                <w:szCs w:val="24"/>
              </w:rPr>
            </w:pPr>
            <w:r w:rsidRPr="00C83829">
              <w:rPr>
                <w:rFonts w:ascii="Times New Roman" w:hAnsi="Times New Roman" w:cs="Times New Roman"/>
                <w:szCs w:val="24"/>
              </w:rPr>
              <w:t xml:space="preserve">On 24–25 April 2025, Prof. Nguyen Thi Kim Oanh, Director of the Air Quality Nexus Center (AirQC), participated in the </w:t>
            </w:r>
            <w:r w:rsidRPr="00C83829">
              <w:rPr>
                <w:rFonts w:ascii="Times New Roman" w:hAnsi="Times New Roman" w:cs="Times New Roman"/>
                <w:i/>
                <w:iCs/>
                <w:szCs w:val="24"/>
              </w:rPr>
              <w:t>National Scientific Conference on “Combating Air Pollution and Improving Air Quality in Viet Nam”</w:t>
            </w:r>
            <w:r w:rsidRPr="00C83829">
              <w:rPr>
                <w:rFonts w:ascii="Times New Roman" w:hAnsi="Times New Roman" w:cs="Times New Roman"/>
                <w:szCs w:val="24"/>
              </w:rPr>
              <w:t xml:space="preserve"> held in Hanoi. The event was co-organized by the Ministries of Agriculture, Environment, and Health, in collaboration with the United Nations Development </w:t>
            </w:r>
            <w:proofErr w:type="spellStart"/>
            <w:r w:rsidRPr="00C83829">
              <w:rPr>
                <w:rFonts w:ascii="Times New Roman" w:hAnsi="Times New Roman" w:cs="Times New Roman"/>
                <w:szCs w:val="24"/>
              </w:rPr>
              <w:lastRenderedPageBreak/>
              <w:t>Programme</w:t>
            </w:r>
            <w:proofErr w:type="spellEnd"/>
            <w:r w:rsidRPr="00C83829">
              <w:rPr>
                <w:rFonts w:ascii="Times New Roman" w:hAnsi="Times New Roman" w:cs="Times New Roman"/>
                <w:szCs w:val="24"/>
              </w:rPr>
              <w:t xml:space="preserve"> (UNDP), World Health Organization (WHO), and Clean Air Asia (CAA). </w:t>
            </w:r>
          </w:p>
          <w:p w14:paraId="29280AA5" w14:textId="77777777" w:rsidR="00C83829" w:rsidRPr="00C83829" w:rsidRDefault="00C83829" w:rsidP="00C83829">
            <w:pPr>
              <w:rPr>
                <w:rFonts w:ascii="Times New Roman" w:hAnsi="Times New Roman" w:cs="Times New Roman"/>
                <w:szCs w:val="24"/>
              </w:rPr>
            </w:pPr>
            <w:r w:rsidRPr="00C83829">
              <w:rPr>
                <w:rFonts w:ascii="Times New Roman" w:hAnsi="Times New Roman" w:cs="Times New Roman"/>
                <w:szCs w:val="24"/>
              </w:rPr>
              <w:t xml:space="preserve">The conference aimed to foster dialogue among policymakers, scientists, and practitioners to identify effective measures to combat air pollution, improve air quality, and promote sustainable urban development in Viet Nam. </w:t>
            </w:r>
          </w:p>
          <w:p w14:paraId="002D1F28" w14:textId="77777777" w:rsidR="00C83829" w:rsidRPr="00C83829" w:rsidRDefault="00C83829" w:rsidP="00C83829">
            <w:pPr>
              <w:rPr>
                <w:rFonts w:ascii="Times New Roman" w:hAnsi="Times New Roman" w:cs="Times New Roman"/>
                <w:szCs w:val="24"/>
              </w:rPr>
            </w:pPr>
            <w:r w:rsidRPr="00C83829">
              <w:rPr>
                <w:rFonts w:ascii="Times New Roman" w:hAnsi="Times New Roman" w:cs="Times New Roman"/>
                <w:szCs w:val="24"/>
              </w:rPr>
              <w:t>This conference is a vital forum not only for assessing the current situation and sharing international experiences but also for proposing innovative scientific solutions aligned with trends in digital transformation, artificial intelligence, and practical feasibility—all aimed at reducing pollution and achieving the goal of “Blue Skies – Clean Air”.</w:t>
            </w:r>
          </w:p>
          <w:p w14:paraId="5E10F262" w14:textId="77777777" w:rsidR="00C83829" w:rsidRPr="00C83829" w:rsidRDefault="00C83829" w:rsidP="00C83829">
            <w:pPr>
              <w:rPr>
                <w:rFonts w:ascii="Times New Roman" w:hAnsi="Times New Roman" w:cs="Times New Roman"/>
                <w:szCs w:val="24"/>
              </w:rPr>
            </w:pPr>
            <w:r w:rsidRPr="00C83829">
              <w:rPr>
                <w:rFonts w:ascii="Times New Roman" w:hAnsi="Times New Roman" w:cs="Times New Roman"/>
                <w:szCs w:val="24"/>
              </w:rPr>
              <w:t xml:space="preserve">More than 200 delegates attended the conference, including leading experts from Tsinghua University, Peking University (China), and the Air Quality Nexus Center (AIT), alongside representatives from various ministries (Construction, Health, Industry and Trade), key localities such as Ha Noi, Hung Yen, Bac Ninh, Ho Chi Minh City, and major corporations, associations, enterprises, and international organizations. </w:t>
            </w:r>
          </w:p>
          <w:p w14:paraId="4B2F83ED" w14:textId="77777777" w:rsidR="00C83829" w:rsidRPr="00C83829" w:rsidRDefault="00C83829" w:rsidP="00C83829">
            <w:pPr>
              <w:rPr>
                <w:rFonts w:ascii="Times New Roman" w:hAnsi="Times New Roman" w:cs="Times New Roman"/>
                <w:szCs w:val="24"/>
              </w:rPr>
            </w:pPr>
          </w:p>
          <w:p w14:paraId="78E4F9A7" w14:textId="77777777" w:rsidR="00C83829" w:rsidRPr="00C83829" w:rsidRDefault="00C83829" w:rsidP="00C83829">
            <w:pPr>
              <w:rPr>
                <w:rFonts w:ascii="Times New Roman" w:hAnsi="Times New Roman" w:cs="Times New Roman"/>
                <w:szCs w:val="24"/>
              </w:rPr>
            </w:pPr>
            <w:r w:rsidRPr="00C83829">
              <w:rPr>
                <w:rFonts w:ascii="Times New Roman" w:hAnsi="Times New Roman" w:cs="Times New Roman"/>
                <w:szCs w:val="24"/>
              </w:rPr>
              <w:t xml:space="preserve">Prof. Kim Oanh delivered a technical presentation on </w:t>
            </w:r>
            <w:r w:rsidRPr="00C83829">
              <w:rPr>
                <w:rFonts w:ascii="Times New Roman" w:hAnsi="Times New Roman" w:cs="Times New Roman"/>
                <w:i/>
                <w:iCs/>
                <w:szCs w:val="24"/>
              </w:rPr>
              <w:t>“Integrated Air Quality Management – with Focus on Technical Tools”</w:t>
            </w:r>
            <w:r w:rsidRPr="00C83829">
              <w:rPr>
                <w:rFonts w:ascii="Times New Roman" w:hAnsi="Times New Roman" w:cs="Times New Roman"/>
                <w:szCs w:val="24"/>
              </w:rPr>
              <w:t xml:space="preserve"> and contributed as a panelist. She emphasized the importance of integrating science-based tools and regional cooperation to enhance policy implementation and achieve long-term improvements in air quality management across Viet Nam and the wider region.</w:t>
            </w:r>
          </w:p>
          <w:p w14:paraId="034A84B7" w14:textId="77777777" w:rsidR="00C83829" w:rsidRPr="00C83829" w:rsidRDefault="00C83829" w:rsidP="00C83829">
            <w:pPr>
              <w:rPr>
                <w:rFonts w:ascii="Times New Roman" w:hAnsi="Times New Roman" w:cs="Times New Roman"/>
                <w:szCs w:val="24"/>
              </w:rPr>
            </w:pPr>
          </w:p>
          <w:p w14:paraId="5CD21C7F" w14:textId="77777777" w:rsidR="00C83829" w:rsidRPr="00C83829" w:rsidRDefault="00C83829" w:rsidP="00C83829">
            <w:pPr>
              <w:rPr>
                <w:rFonts w:ascii="Times New Roman" w:hAnsi="Times New Roman" w:cs="Times New Roman"/>
                <w:szCs w:val="24"/>
              </w:rPr>
            </w:pPr>
            <w:r w:rsidRPr="00C83829">
              <w:rPr>
                <w:rFonts w:ascii="Times New Roman" w:hAnsi="Times New Roman" w:cs="Times New Roman"/>
                <w:szCs w:val="24"/>
              </w:rPr>
              <w:t xml:space="preserve">Further information on the conference can be found at </w:t>
            </w:r>
            <w:hyperlink r:id="rId44" w:history="1">
              <w:r w:rsidRPr="00C83829">
                <w:rPr>
                  <w:rStyle w:val="Hyperlink"/>
                  <w:rFonts w:ascii="Times New Roman" w:hAnsi="Times New Roman" w:cs="Times New Roman"/>
                  <w:szCs w:val="24"/>
                </w:rPr>
                <w:t>https://www.undp.org/vietnam/press-releases/national-scientific-conference-combating-air-pollution-and-improving-air-quality-viet-nam</w:t>
              </w:r>
            </w:hyperlink>
            <w:r w:rsidRPr="00C83829">
              <w:rPr>
                <w:rFonts w:ascii="Times New Roman" w:hAnsi="Times New Roman" w:cs="Times New Roman"/>
                <w:szCs w:val="24"/>
              </w:rPr>
              <w:t xml:space="preserve"> </w:t>
            </w:r>
          </w:p>
        </w:tc>
      </w:tr>
      <w:tr w:rsidR="00C83829" w:rsidRPr="00C83829" w14:paraId="1D6DCDE1" w14:textId="77777777" w:rsidTr="00871969">
        <w:tc>
          <w:tcPr>
            <w:tcW w:w="2695" w:type="dxa"/>
          </w:tcPr>
          <w:p w14:paraId="17A857C7" w14:textId="77777777" w:rsidR="00C83829" w:rsidRPr="00C83829" w:rsidRDefault="00C83829" w:rsidP="00C83829">
            <w:pPr>
              <w:rPr>
                <w:rFonts w:ascii="Times New Roman" w:hAnsi="Times New Roman" w:cs="Times New Roman"/>
                <w:szCs w:val="24"/>
              </w:rPr>
            </w:pPr>
            <w:r w:rsidRPr="00C83829">
              <w:rPr>
                <w:rFonts w:ascii="Times New Roman" w:hAnsi="Times New Roman" w:cs="Times New Roman"/>
                <w:szCs w:val="24"/>
              </w:rPr>
              <w:lastRenderedPageBreak/>
              <w:t>Photo</w:t>
            </w:r>
          </w:p>
        </w:tc>
        <w:tc>
          <w:tcPr>
            <w:tcW w:w="6655" w:type="dxa"/>
          </w:tcPr>
          <w:p w14:paraId="303C36CD" w14:textId="77777777" w:rsidR="00C83829" w:rsidRPr="00C83829" w:rsidRDefault="00C83829" w:rsidP="00C83829">
            <w:pPr>
              <w:tabs>
                <w:tab w:val="left" w:pos="1290"/>
              </w:tabs>
              <w:rPr>
                <w:rFonts w:ascii="Times New Roman" w:hAnsi="Times New Roman" w:cs="Times New Roman"/>
                <w:szCs w:val="24"/>
              </w:rPr>
            </w:pPr>
            <w:ins w:id="23" w:author="KT OO" w:date="2025-10-28T09:23:00Z" w16du:dateUtc="2025-10-28T02:23:00Z">
              <w:r w:rsidRPr="00C83829">
                <w:rPr>
                  <w:rFonts w:ascii="Times New Roman" w:hAnsi="Times New Roman" w:cs="Times New Roman"/>
                  <w:noProof/>
                  <w:szCs w:val="24"/>
                </w:rPr>
                <w:drawing>
                  <wp:inline distT="0" distB="0" distL="0" distR="0" wp14:anchorId="187FF8E6" wp14:editId="78C47584">
                    <wp:extent cx="5943600" cy="4198620"/>
                    <wp:effectExtent l="0" t="0" r="0" b="0"/>
                    <wp:docPr id="528038032" name="Picture 1" descr="A group of people sitting at tables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38032" name="Picture 1" descr="A group of people sitting at tables in a room&#10;&#10;AI-generated content may be incorrect."/>
                            <pic:cNvPicPr/>
                          </pic:nvPicPr>
                          <pic:blipFill>
                            <a:blip r:embed="rId45"/>
                            <a:stretch>
                              <a:fillRect/>
                            </a:stretch>
                          </pic:blipFill>
                          <pic:spPr>
                            <a:xfrm>
                              <a:off x="0" y="0"/>
                              <a:ext cx="5943600" cy="4198620"/>
                            </a:xfrm>
                            <a:prstGeom prst="rect">
                              <a:avLst/>
                            </a:prstGeom>
                          </pic:spPr>
                        </pic:pic>
                      </a:graphicData>
                    </a:graphic>
                  </wp:inline>
                </w:drawing>
              </w:r>
            </w:ins>
          </w:p>
          <w:p w14:paraId="110F1138" w14:textId="77777777" w:rsidR="00C83829" w:rsidRPr="00C83829" w:rsidRDefault="00C83829" w:rsidP="00C83829">
            <w:pPr>
              <w:tabs>
                <w:tab w:val="left" w:pos="1290"/>
              </w:tabs>
              <w:rPr>
                <w:rFonts w:ascii="Times New Roman" w:hAnsi="Times New Roman" w:cs="Times New Roman"/>
                <w:szCs w:val="24"/>
              </w:rPr>
            </w:pPr>
          </w:p>
          <w:p w14:paraId="0A145468" w14:textId="77777777" w:rsidR="00C83829" w:rsidRPr="00C83829" w:rsidRDefault="00C83829" w:rsidP="00C83829">
            <w:pPr>
              <w:tabs>
                <w:tab w:val="left" w:pos="1290"/>
              </w:tabs>
              <w:rPr>
                <w:rFonts w:ascii="Times New Roman" w:hAnsi="Times New Roman" w:cs="Times New Roman"/>
                <w:szCs w:val="24"/>
              </w:rPr>
            </w:pPr>
            <w:r w:rsidRPr="00C83829">
              <w:rPr>
                <w:rFonts w:ascii="Times New Roman" w:hAnsi="Times New Roman" w:cs="Times New Roman"/>
                <w:noProof/>
                <w:szCs w:val="24"/>
              </w:rPr>
              <w:drawing>
                <wp:inline distT="0" distB="0" distL="0" distR="0" wp14:anchorId="39AE80E2" wp14:editId="23DD3CB8">
                  <wp:extent cx="3091688" cy="1766270"/>
                  <wp:effectExtent l="0" t="0" r="0" b="5715"/>
                  <wp:docPr id="1791561817" name="Picture 20" descr="A poster with a picture of people riding motorcy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61817" name="Picture 20" descr="A poster with a picture of people riding motorcycles&#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092587" cy="1766783"/>
                          </a:xfrm>
                          <a:prstGeom prst="rect">
                            <a:avLst/>
                          </a:prstGeom>
                          <a:noFill/>
                        </pic:spPr>
                      </pic:pic>
                    </a:graphicData>
                  </a:graphic>
                </wp:inline>
              </w:drawing>
            </w:r>
          </w:p>
          <w:p w14:paraId="48F6E310" w14:textId="77777777" w:rsidR="00C83829" w:rsidRPr="00C83829" w:rsidRDefault="00C83829" w:rsidP="00C83829">
            <w:pPr>
              <w:tabs>
                <w:tab w:val="left" w:pos="1290"/>
              </w:tabs>
              <w:rPr>
                <w:rFonts w:ascii="Times New Roman" w:hAnsi="Times New Roman" w:cs="Times New Roman"/>
                <w:szCs w:val="24"/>
              </w:rPr>
            </w:pPr>
          </w:p>
          <w:p w14:paraId="4271A904" w14:textId="77777777" w:rsidR="00C83829" w:rsidRPr="00C83829" w:rsidRDefault="00C83829" w:rsidP="00C83829">
            <w:pPr>
              <w:tabs>
                <w:tab w:val="left" w:pos="1290"/>
              </w:tabs>
              <w:rPr>
                <w:rFonts w:ascii="Times New Roman" w:hAnsi="Times New Roman" w:cs="Times New Roman"/>
                <w:szCs w:val="24"/>
              </w:rPr>
            </w:pPr>
            <w:r w:rsidRPr="00C83829">
              <w:rPr>
                <w:rFonts w:ascii="Times New Roman" w:hAnsi="Times New Roman" w:cs="Times New Roman"/>
                <w:noProof/>
                <w:szCs w:val="24"/>
              </w:rPr>
              <w:drawing>
                <wp:inline distT="0" distB="0" distL="0" distR="0" wp14:anchorId="0557FDE9" wp14:editId="1BB48E51">
                  <wp:extent cx="5738495" cy="3827502"/>
                  <wp:effectExtent l="0" t="0" r="0" b="1905"/>
                  <wp:docPr id="1781259593" name="Picture 1" descr="A group of people sitting on a s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59593" name="Picture 1" descr="A group of people sitting on a stage&#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777387" cy="3853442"/>
                          </a:xfrm>
                          <a:prstGeom prst="rect">
                            <a:avLst/>
                          </a:prstGeom>
                        </pic:spPr>
                      </pic:pic>
                    </a:graphicData>
                  </a:graphic>
                </wp:inline>
              </w:drawing>
            </w:r>
          </w:p>
        </w:tc>
      </w:tr>
    </w:tbl>
    <w:p w14:paraId="64325A77" w14:textId="77777777" w:rsidR="00C83829" w:rsidRPr="00C83829" w:rsidRDefault="00C83829" w:rsidP="00C83829">
      <w:pPr>
        <w:spacing w:line="240" w:lineRule="auto"/>
        <w:rPr>
          <w:rFonts w:ascii="Times New Roman" w:hAnsi="Times New Roman" w:cs="Times New Roman"/>
          <w:szCs w:val="24"/>
        </w:rPr>
      </w:pPr>
    </w:p>
    <w:p w14:paraId="021B365A" w14:textId="77777777" w:rsidR="00C83829" w:rsidRPr="00C83829" w:rsidRDefault="00C83829" w:rsidP="00C83829">
      <w:pPr>
        <w:spacing w:line="240" w:lineRule="auto"/>
        <w:rPr>
          <w:rFonts w:ascii="Times New Roman" w:hAnsi="Times New Roman" w:cs="Times New Roman"/>
          <w:szCs w:val="24"/>
        </w:rPr>
      </w:pPr>
    </w:p>
    <w:tbl>
      <w:tblPr>
        <w:tblStyle w:val="TableGrid"/>
        <w:tblW w:w="0" w:type="auto"/>
        <w:tblLook w:val="04A0" w:firstRow="1" w:lastRow="0" w:firstColumn="1" w:lastColumn="0" w:noHBand="0" w:noVBand="1"/>
      </w:tblPr>
      <w:tblGrid>
        <w:gridCol w:w="2548"/>
        <w:gridCol w:w="6468"/>
      </w:tblGrid>
      <w:tr w:rsidR="00C83829" w:rsidRPr="00C83829" w14:paraId="087E6217" w14:textId="77777777" w:rsidTr="00871969">
        <w:tc>
          <w:tcPr>
            <w:tcW w:w="2695" w:type="dxa"/>
          </w:tcPr>
          <w:p w14:paraId="4AA43B0E" w14:textId="77777777" w:rsidR="00C83829" w:rsidRPr="00C83829" w:rsidRDefault="00C83829" w:rsidP="00C83829">
            <w:pPr>
              <w:rPr>
                <w:rFonts w:ascii="Times New Roman" w:hAnsi="Times New Roman" w:cs="Times New Roman"/>
                <w:szCs w:val="24"/>
                <w:highlight w:val="yellow"/>
              </w:rPr>
            </w:pPr>
            <w:r w:rsidRPr="00C83829">
              <w:rPr>
                <w:rFonts w:ascii="Times New Roman" w:hAnsi="Times New Roman" w:cs="Times New Roman"/>
                <w:szCs w:val="24"/>
                <w:highlight w:val="yellow"/>
              </w:rPr>
              <w:t>Date</w:t>
            </w:r>
          </w:p>
        </w:tc>
        <w:tc>
          <w:tcPr>
            <w:tcW w:w="6655" w:type="dxa"/>
          </w:tcPr>
          <w:p w14:paraId="197A6B98" w14:textId="77777777" w:rsidR="00C83829" w:rsidRPr="00C83829" w:rsidRDefault="00C83829" w:rsidP="00C83829">
            <w:pPr>
              <w:rPr>
                <w:rFonts w:ascii="Times New Roman" w:hAnsi="Times New Roman" w:cs="Times New Roman"/>
                <w:szCs w:val="24"/>
                <w:highlight w:val="yellow"/>
              </w:rPr>
            </w:pPr>
            <w:r w:rsidRPr="00C83829">
              <w:rPr>
                <w:rFonts w:ascii="Times New Roman" w:hAnsi="Times New Roman" w:cs="Times New Roman"/>
                <w:szCs w:val="24"/>
                <w:highlight w:val="yellow"/>
              </w:rPr>
              <w:t>1 August 2025</w:t>
            </w:r>
          </w:p>
        </w:tc>
      </w:tr>
      <w:tr w:rsidR="00C83829" w:rsidRPr="00C83829" w14:paraId="6DD122DC" w14:textId="77777777" w:rsidTr="00871969">
        <w:tc>
          <w:tcPr>
            <w:tcW w:w="2695" w:type="dxa"/>
          </w:tcPr>
          <w:p w14:paraId="7385C4D9" w14:textId="77777777" w:rsidR="00C83829" w:rsidRPr="00C83829" w:rsidRDefault="00C83829" w:rsidP="00C83829">
            <w:pPr>
              <w:rPr>
                <w:rFonts w:ascii="Times New Roman" w:hAnsi="Times New Roman" w:cs="Times New Roman"/>
                <w:szCs w:val="24"/>
              </w:rPr>
            </w:pPr>
            <w:r w:rsidRPr="00C83829">
              <w:rPr>
                <w:rFonts w:ascii="Times New Roman" w:hAnsi="Times New Roman" w:cs="Times New Roman"/>
                <w:szCs w:val="24"/>
              </w:rPr>
              <w:t>Title</w:t>
            </w:r>
          </w:p>
        </w:tc>
        <w:tc>
          <w:tcPr>
            <w:tcW w:w="6655" w:type="dxa"/>
          </w:tcPr>
          <w:p w14:paraId="6DDDB762" w14:textId="77777777" w:rsidR="00C83829" w:rsidRPr="00C83829" w:rsidRDefault="00C83829" w:rsidP="00C83829">
            <w:pPr>
              <w:rPr>
                <w:rFonts w:ascii="Times New Roman" w:hAnsi="Times New Roman" w:cs="Times New Roman"/>
                <w:b/>
                <w:bCs/>
                <w:szCs w:val="24"/>
              </w:rPr>
            </w:pPr>
            <w:r w:rsidRPr="00C83829">
              <w:rPr>
                <w:rFonts w:ascii="Times New Roman" w:hAnsi="Times New Roman" w:cs="Times New Roman"/>
                <w:b/>
                <w:bCs/>
                <w:szCs w:val="24"/>
              </w:rPr>
              <w:t xml:space="preserve">Mitigation Potential of GHG Emissions from Open Waste </w:t>
            </w:r>
            <w:commentRangeStart w:id="24"/>
            <w:r w:rsidRPr="00C83829">
              <w:rPr>
                <w:rFonts w:ascii="Times New Roman" w:hAnsi="Times New Roman" w:cs="Times New Roman"/>
                <w:b/>
                <w:bCs/>
                <w:szCs w:val="24"/>
              </w:rPr>
              <w:t>Burning</w:t>
            </w:r>
            <w:commentRangeEnd w:id="24"/>
            <w:r w:rsidRPr="00C83829">
              <w:rPr>
                <w:rStyle w:val="CommentReference"/>
                <w:rFonts w:ascii="Times New Roman" w:hAnsi="Times New Roman" w:cs="Times New Roman"/>
                <w:sz w:val="24"/>
                <w:szCs w:val="24"/>
              </w:rPr>
              <w:commentReference w:id="24"/>
            </w:r>
          </w:p>
        </w:tc>
      </w:tr>
      <w:tr w:rsidR="00C83829" w:rsidRPr="00C83829" w14:paraId="7C4BAB83" w14:textId="77777777" w:rsidTr="00871969">
        <w:tc>
          <w:tcPr>
            <w:tcW w:w="2695" w:type="dxa"/>
          </w:tcPr>
          <w:p w14:paraId="0B33404B" w14:textId="77777777" w:rsidR="00C83829" w:rsidRPr="00C83829" w:rsidRDefault="00C83829" w:rsidP="00C83829">
            <w:pPr>
              <w:rPr>
                <w:rFonts w:ascii="Times New Roman" w:hAnsi="Times New Roman" w:cs="Times New Roman"/>
                <w:szCs w:val="24"/>
              </w:rPr>
            </w:pPr>
            <w:r w:rsidRPr="00C83829">
              <w:rPr>
                <w:rFonts w:ascii="Times New Roman" w:hAnsi="Times New Roman" w:cs="Times New Roman"/>
                <w:szCs w:val="24"/>
              </w:rPr>
              <w:t>paragraph</w:t>
            </w:r>
          </w:p>
        </w:tc>
        <w:tc>
          <w:tcPr>
            <w:tcW w:w="6655" w:type="dxa"/>
          </w:tcPr>
          <w:p w14:paraId="48364627" w14:textId="77777777" w:rsidR="00C83829" w:rsidRPr="00C83829" w:rsidRDefault="00C83829" w:rsidP="00C83829">
            <w:pPr>
              <w:rPr>
                <w:rFonts w:ascii="Times New Roman" w:hAnsi="Times New Roman" w:cs="Times New Roman"/>
                <w:szCs w:val="24"/>
              </w:rPr>
            </w:pPr>
            <w:r w:rsidRPr="00C83829">
              <w:rPr>
                <w:rFonts w:ascii="Times New Roman" w:hAnsi="Times New Roman" w:cs="Times New Roman"/>
                <w:szCs w:val="24"/>
              </w:rPr>
              <w:t>On 1</w:t>
            </w:r>
            <w:r w:rsidRPr="00C83829">
              <w:rPr>
                <w:rFonts w:ascii="Times New Roman" w:hAnsi="Times New Roman" w:cs="Times New Roman"/>
                <w:szCs w:val="24"/>
                <w:vertAlign w:val="superscript"/>
              </w:rPr>
              <w:t>st</w:t>
            </w:r>
            <w:r w:rsidRPr="00C83829">
              <w:rPr>
                <w:rFonts w:ascii="Times New Roman" w:hAnsi="Times New Roman" w:cs="Times New Roman"/>
                <w:szCs w:val="24"/>
              </w:rPr>
              <w:t xml:space="preserve"> August 2025, Prof. Kim Oanh, Director of AirQC, was invited as an online guest speaker at the regional workshop </w:t>
            </w:r>
            <w:r w:rsidRPr="00C83829">
              <w:rPr>
                <w:rFonts w:ascii="Times New Roman" w:hAnsi="Times New Roman" w:cs="Times New Roman"/>
                <w:b/>
                <w:bCs/>
                <w:szCs w:val="24"/>
              </w:rPr>
              <w:t>“Mitigation Potential of GHG Emissions from Open Waste Burning under Present and Future Scenarios: Cases of South Asian Countries – Nepal and Bangladesh</w:t>
            </w:r>
            <w:r w:rsidRPr="00C83829">
              <w:rPr>
                <w:rFonts w:ascii="Times New Roman" w:hAnsi="Times New Roman" w:cs="Times New Roman"/>
                <w:szCs w:val="24"/>
              </w:rPr>
              <w:t xml:space="preserve">” held in Kathmandu, Nepal. </w:t>
            </w:r>
          </w:p>
          <w:p w14:paraId="652E15E4" w14:textId="77777777" w:rsidR="00C83829" w:rsidRPr="00C83829" w:rsidRDefault="00C83829" w:rsidP="00C83829">
            <w:pPr>
              <w:rPr>
                <w:rFonts w:ascii="Times New Roman" w:hAnsi="Times New Roman" w:cs="Times New Roman"/>
                <w:szCs w:val="24"/>
              </w:rPr>
            </w:pPr>
          </w:p>
          <w:p w14:paraId="340AAFDC" w14:textId="77777777" w:rsidR="00C83829" w:rsidRPr="00C83829" w:rsidRDefault="00C83829" w:rsidP="00C83829">
            <w:pPr>
              <w:rPr>
                <w:rFonts w:ascii="Times New Roman" w:hAnsi="Times New Roman" w:cs="Times New Roman"/>
                <w:szCs w:val="24"/>
              </w:rPr>
            </w:pPr>
            <w:r w:rsidRPr="00C83829">
              <w:rPr>
                <w:rFonts w:ascii="Times New Roman" w:hAnsi="Times New Roman" w:cs="Times New Roman"/>
                <w:szCs w:val="24"/>
              </w:rPr>
              <w:t xml:space="preserve">The workshop was jointly organized by the Center of Research for Environment, Energy and Water (CREEW), Nepal; the University of Dhaka, Bangladesh; and Kobe City University of </w:t>
            </w:r>
            <w:r w:rsidRPr="00C83829">
              <w:rPr>
                <w:rFonts w:ascii="Times New Roman" w:hAnsi="Times New Roman" w:cs="Times New Roman"/>
                <w:szCs w:val="24"/>
              </w:rPr>
              <w:lastRenderedPageBreak/>
              <w:t xml:space="preserve">Foreign Studies, Japan, with support from the Asia-Pacific Network for Global Change Research (APN). </w:t>
            </w:r>
          </w:p>
          <w:p w14:paraId="19095135" w14:textId="77777777" w:rsidR="00C83829" w:rsidRPr="00C83829" w:rsidRDefault="00C83829" w:rsidP="00C83829">
            <w:pPr>
              <w:rPr>
                <w:rFonts w:ascii="Times New Roman" w:hAnsi="Times New Roman" w:cs="Times New Roman"/>
                <w:szCs w:val="24"/>
              </w:rPr>
            </w:pPr>
          </w:p>
          <w:p w14:paraId="157D2045" w14:textId="77777777" w:rsidR="00C83829" w:rsidRPr="00C83829" w:rsidRDefault="00C83829" w:rsidP="00C83829">
            <w:pPr>
              <w:rPr>
                <w:rFonts w:ascii="Times New Roman" w:hAnsi="Times New Roman" w:cs="Times New Roman"/>
                <w:szCs w:val="24"/>
              </w:rPr>
            </w:pPr>
            <w:r w:rsidRPr="00C83829">
              <w:rPr>
                <w:rFonts w:ascii="Times New Roman" w:hAnsi="Times New Roman" w:cs="Times New Roman"/>
                <w:szCs w:val="24"/>
              </w:rPr>
              <w:t xml:space="preserve">Prof. Kim Oanh delivered a presentation on “Reflections on Findings and Roadmap: Bridging Science and Policy”. Her presentation topic was on the emissions of dioxins from waste open burning activities. </w:t>
            </w:r>
          </w:p>
        </w:tc>
      </w:tr>
      <w:tr w:rsidR="00C83829" w:rsidRPr="00C83829" w14:paraId="20581AE6" w14:textId="77777777" w:rsidTr="00871969">
        <w:tc>
          <w:tcPr>
            <w:tcW w:w="2695" w:type="dxa"/>
          </w:tcPr>
          <w:p w14:paraId="7DFFC67C" w14:textId="77777777" w:rsidR="00C83829" w:rsidRPr="00C83829" w:rsidRDefault="00C83829" w:rsidP="00C83829">
            <w:pPr>
              <w:rPr>
                <w:rFonts w:ascii="Times New Roman" w:hAnsi="Times New Roman" w:cs="Times New Roman"/>
                <w:szCs w:val="24"/>
              </w:rPr>
            </w:pPr>
            <w:r w:rsidRPr="00C83829">
              <w:rPr>
                <w:rFonts w:ascii="Times New Roman" w:hAnsi="Times New Roman" w:cs="Times New Roman"/>
                <w:szCs w:val="24"/>
              </w:rPr>
              <w:lastRenderedPageBreak/>
              <w:t>Photo</w:t>
            </w:r>
          </w:p>
        </w:tc>
        <w:tc>
          <w:tcPr>
            <w:tcW w:w="6655" w:type="dxa"/>
          </w:tcPr>
          <w:p w14:paraId="586E73AA" w14:textId="77777777" w:rsidR="00C83829" w:rsidRPr="00C83829" w:rsidRDefault="00C83829" w:rsidP="00C83829">
            <w:pPr>
              <w:tabs>
                <w:tab w:val="left" w:pos="1290"/>
              </w:tabs>
              <w:rPr>
                <w:rFonts w:ascii="Times New Roman" w:hAnsi="Times New Roman" w:cs="Times New Roman"/>
                <w:szCs w:val="24"/>
              </w:rPr>
            </w:pPr>
            <w:r w:rsidRPr="00C83829">
              <w:rPr>
                <w:rFonts w:ascii="Times New Roman" w:hAnsi="Times New Roman" w:cs="Times New Roman"/>
                <w:noProof/>
                <w:szCs w:val="24"/>
              </w:rPr>
              <w:drawing>
                <wp:inline distT="0" distB="0" distL="0" distR="0" wp14:anchorId="0D1BD1F5" wp14:editId="7F526629">
                  <wp:extent cx="2851150" cy="1810907"/>
                  <wp:effectExtent l="0" t="0" r="6350" b="0"/>
                  <wp:docPr id="2113205412" name="Picture 1"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05412" name="Picture 1" descr="A group of people posing for a photo&#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866954" cy="1820945"/>
                          </a:xfrm>
                          <a:prstGeom prst="rect">
                            <a:avLst/>
                          </a:prstGeom>
                        </pic:spPr>
                      </pic:pic>
                    </a:graphicData>
                  </a:graphic>
                </wp:inline>
              </w:drawing>
            </w:r>
          </w:p>
        </w:tc>
      </w:tr>
      <w:tr w:rsidR="00C83829" w:rsidRPr="00C83829" w14:paraId="71F98979" w14:textId="77777777" w:rsidTr="00871969">
        <w:tc>
          <w:tcPr>
            <w:tcW w:w="2695" w:type="dxa"/>
          </w:tcPr>
          <w:p w14:paraId="6F0CB0BC" w14:textId="77777777" w:rsidR="00C83829" w:rsidRPr="00C83829" w:rsidRDefault="00C83829" w:rsidP="00C83829">
            <w:pPr>
              <w:rPr>
                <w:rFonts w:ascii="Times New Roman" w:hAnsi="Times New Roman" w:cs="Times New Roman"/>
                <w:szCs w:val="24"/>
              </w:rPr>
            </w:pPr>
          </w:p>
        </w:tc>
        <w:tc>
          <w:tcPr>
            <w:tcW w:w="6655" w:type="dxa"/>
          </w:tcPr>
          <w:p w14:paraId="54E50B90" w14:textId="77777777" w:rsidR="00C83829" w:rsidRPr="00C83829" w:rsidRDefault="00C83829" w:rsidP="00C83829">
            <w:pPr>
              <w:tabs>
                <w:tab w:val="left" w:pos="1290"/>
              </w:tabs>
              <w:rPr>
                <w:rFonts w:ascii="Times New Roman" w:hAnsi="Times New Roman" w:cs="Times New Roman"/>
                <w:szCs w:val="24"/>
              </w:rPr>
            </w:pPr>
          </w:p>
        </w:tc>
      </w:tr>
    </w:tbl>
    <w:p w14:paraId="5B32183C" w14:textId="77777777" w:rsidR="00C83829" w:rsidRPr="00C83829" w:rsidRDefault="00C83829" w:rsidP="00C83829">
      <w:pPr>
        <w:spacing w:line="240" w:lineRule="auto"/>
        <w:rPr>
          <w:rFonts w:ascii="Times New Roman" w:hAnsi="Times New Roman" w:cs="Times New Roman"/>
          <w:szCs w:val="24"/>
        </w:rPr>
      </w:pPr>
    </w:p>
    <w:p w14:paraId="322182D0" w14:textId="77777777" w:rsidR="00C83829" w:rsidRPr="00C83829" w:rsidRDefault="00C83829" w:rsidP="00C83829">
      <w:pPr>
        <w:spacing w:line="240" w:lineRule="auto"/>
        <w:rPr>
          <w:rFonts w:ascii="Times New Roman" w:hAnsi="Times New Roman" w:cs="Times New Roman"/>
          <w:szCs w:val="24"/>
        </w:rPr>
      </w:pPr>
    </w:p>
    <w:tbl>
      <w:tblPr>
        <w:tblStyle w:val="TableGrid"/>
        <w:tblW w:w="0" w:type="auto"/>
        <w:tblLook w:val="04A0" w:firstRow="1" w:lastRow="0" w:firstColumn="1" w:lastColumn="0" w:noHBand="0" w:noVBand="1"/>
      </w:tblPr>
      <w:tblGrid>
        <w:gridCol w:w="2559"/>
        <w:gridCol w:w="6457"/>
      </w:tblGrid>
      <w:tr w:rsidR="00813AA1" w:rsidRPr="00C83829" w14:paraId="7161C223" w14:textId="77777777" w:rsidTr="003A64A7">
        <w:tc>
          <w:tcPr>
            <w:tcW w:w="2695" w:type="dxa"/>
          </w:tcPr>
          <w:p w14:paraId="3AB2AE23" w14:textId="77777777" w:rsidR="00813AA1" w:rsidRPr="00C83829" w:rsidRDefault="00813AA1" w:rsidP="00C83829">
            <w:pPr>
              <w:rPr>
                <w:rFonts w:ascii="Times New Roman" w:hAnsi="Times New Roman" w:cs="Times New Roman"/>
                <w:szCs w:val="24"/>
              </w:rPr>
            </w:pPr>
            <w:r w:rsidRPr="00C83829">
              <w:rPr>
                <w:rFonts w:ascii="Times New Roman" w:hAnsi="Times New Roman" w:cs="Times New Roman"/>
                <w:szCs w:val="24"/>
              </w:rPr>
              <w:t>Date</w:t>
            </w:r>
          </w:p>
        </w:tc>
        <w:tc>
          <w:tcPr>
            <w:tcW w:w="6655" w:type="dxa"/>
          </w:tcPr>
          <w:p w14:paraId="73CF439D" w14:textId="77777777" w:rsidR="00813AA1" w:rsidRPr="00C83829" w:rsidRDefault="00813AA1" w:rsidP="00C83829">
            <w:pPr>
              <w:rPr>
                <w:rFonts w:ascii="Times New Roman" w:hAnsi="Times New Roman" w:cs="Times New Roman"/>
                <w:szCs w:val="24"/>
              </w:rPr>
            </w:pPr>
            <w:r w:rsidRPr="00C83829">
              <w:rPr>
                <w:rFonts w:ascii="Times New Roman" w:hAnsi="Times New Roman" w:cs="Times New Roman"/>
                <w:szCs w:val="24"/>
              </w:rPr>
              <w:t>10 July, 2024</w:t>
            </w:r>
          </w:p>
        </w:tc>
      </w:tr>
      <w:tr w:rsidR="00813AA1" w:rsidRPr="00C83829" w14:paraId="36369EA0" w14:textId="77777777" w:rsidTr="003A64A7">
        <w:tc>
          <w:tcPr>
            <w:tcW w:w="2695" w:type="dxa"/>
          </w:tcPr>
          <w:p w14:paraId="4E61AC54" w14:textId="77777777" w:rsidR="00813AA1" w:rsidRPr="00C83829" w:rsidRDefault="00813AA1" w:rsidP="00C83829">
            <w:pPr>
              <w:rPr>
                <w:rFonts w:ascii="Times New Roman" w:hAnsi="Times New Roman" w:cs="Times New Roman"/>
                <w:szCs w:val="24"/>
              </w:rPr>
            </w:pPr>
            <w:r w:rsidRPr="00C83829">
              <w:rPr>
                <w:rFonts w:ascii="Times New Roman" w:hAnsi="Times New Roman" w:cs="Times New Roman"/>
                <w:szCs w:val="24"/>
              </w:rPr>
              <w:t>Title</w:t>
            </w:r>
          </w:p>
        </w:tc>
        <w:tc>
          <w:tcPr>
            <w:tcW w:w="6655" w:type="dxa"/>
          </w:tcPr>
          <w:p w14:paraId="141CF6D9" w14:textId="7DFD6F23" w:rsidR="00813AA1" w:rsidRPr="00C83829" w:rsidRDefault="00813AA1" w:rsidP="00C83829">
            <w:pPr>
              <w:rPr>
                <w:rFonts w:ascii="Times New Roman" w:hAnsi="Times New Roman" w:cs="Times New Roman"/>
                <w:szCs w:val="24"/>
              </w:rPr>
            </w:pPr>
            <w:r w:rsidRPr="00C83829">
              <w:rPr>
                <w:rFonts w:ascii="Times New Roman" w:hAnsi="Times New Roman" w:cs="Times New Roman"/>
                <w:b/>
                <w:bCs/>
                <w:szCs w:val="24"/>
              </w:rPr>
              <w:t>Launch</w:t>
            </w:r>
            <w:r w:rsidR="00630B7F" w:rsidRPr="00C83829">
              <w:rPr>
                <w:rFonts w:ascii="Times New Roman" w:hAnsi="Times New Roman" w:cs="Times New Roman"/>
                <w:b/>
                <w:bCs/>
                <w:szCs w:val="24"/>
              </w:rPr>
              <w:t xml:space="preserve"> C</w:t>
            </w:r>
            <w:r w:rsidRPr="00C83829">
              <w:rPr>
                <w:rFonts w:ascii="Times New Roman" w:hAnsi="Times New Roman" w:cs="Times New Roman"/>
                <w:b/>
                <w:bCs/>
                <w:szCs w:val="24"/>
              </w:rPr>
              <w:t>eremony</w:t>
            </w:r>
            <w:r w:rsidR="00630B7F" w:rsidRPr="00C83829">
              <w:rPr>
                <w:rFonts w:ascii="Times New Roman" w:hAnsi="Times New Roman" w:cs="Times New Roman"/>
                <w:b/>
                <w:bCs/>
                <w:szCs w:val="24"/>
              </w:rPr>
              <w:t xml:space="preserve"> of the </w:t>
            </w:r>
            <w:r w:rsidR="00897ACB" w:rsidRPr="00C83829">
              <w:rPr>
                <w:rFonts w:ascii="Times New Roman" w:hAnsi="Times New Roman" w:cs="Times New Roman"/>
                <w:b/>
                <w:bCs/>
                <w:szCs w:val="24"/>
              </w:rPr>
              <w:t>AirQC</w:t>
            </w:r>
          </w:p>
        </w:tc>
      </w:tr>
      <w:tr w:rsidR="00813AA1" w:rsidRPr="00C83829" w14:paraId="0FDFA9A7" w14:textId="77777777" w:rsidTr="003A64A7">
        <w:tc>
          <w:tcPr>
            <w:tcW w:w="2695" w:type="dxa"/>
          </w:tcPr>
          <w:p w14:paraId="68703804" w14:textId="77777777" w:rsidR="00813AA1" w:rsidRPr="00C83829" w:rsidRDefault="00813AA1" w:rsidP="00C83829">
            <w:pPr>
              <w:rPr>
                <w:rFonts w:ascii="Times New Roman" w:hAnsi="Times New Roman" w:cs="Times New Roman"/>
                <w:szCs w:val="24"/>
              </w:rPr>
            </w:pPr>
            <w:r w:rsidRPr="00C83829">
              <w:rPr>
                <w:rFonts w:ascii="Times New Roman" w:hAnsi="Times New Roman" w:cs="Times New Roman"/>
                <w:szCs w:val="24"/>
              </w:rPr>
              <w:t>paragraph</w:t>
            </w:r>
          </w:p>
        </w:tc>
        <w:tc>
          <w:tcPr>
            <w:tcW w:w="6655" w:type="dxa"/>
          </w:tcPr>
          <w:p w14:paraId="2D8C80F0" w14:textId="7C3EC9C6" w:rsidR="00897ACB" w:rsidRPr="00C83829" w:rsidRDefault="00630B7F" w:rsidP="00C83829">
            <w:pPr>
              <w:rPr>
                <w:rFonts w:ascii="Times New Roman" w:hAnsi="Times New Roman" w:cs="Times New Roman"/>
                <w:szCs w:val="24"/>
              </w:rPr>
            </w:pPr>
            <w:r w:rsidRPr="00C83829">
              <w:rPr>
                <w:rFonts w:ascii="Times New Roman" w:hAnsi="Times New Roman" w:cs="Times New Roman"/>
                <w:szCs w:val="24"/>
              </w:rPr>
              <w:t>On 10</w:t>
            </w:r>
            <w:r w:rsidRPr="00C83829">
              <w:rPr>
                <w:rFonts w:ascii="Times New Roman" w:hAnsi="Times New Roman" w:cs="Times New Roman"/>
                <w:szCs w:val="24"/>
                <w:vertAlign w:val="superscript"/>
              </w:rPr>
              <w:t>th</w:t>
            </w:r>
            <w:r w:rsidRPr="00C83829">
              <w:rPr>
                <w:rFonts w:ascii="Times New Roman" w:hAnsi="Times New Roman" w:cs="Times New Roman"/>
                <w:szCs w:val="24"/>
              </w:rPr>
              <w:t xml:space="preserve"> </w:t>
            </w:r>
            <w:proofErr w:type="gramStart"/>
            <w:r w:rsidRPr="00C83829">
              <w:rPr>
                <w:rFonts w:ascii="Times New Roman" w:hAnsi="Times New Roman" w:cs="Times New Roman"/>
                <w:szCs w:val="24"/>
              </w:rPr>
              <w:t>July,</w:t>
            </w:r>
            <w:proofErr w:type="gramEnd"/>
            <w:r w:rsidRPr="00C83829">
              <w:rPr>
                <w:rFonts w:ascii="Times New Roman" w:hAnsi="Times New Roman" w:cs="Times New Roman"/>
                <w:szCs w:val="24"/>
              </w:rPr>
              <w:t xml:space="preserve"> 2024, the </w:t>
            </w:r>
            <w:r w:rsidR="00897ACB" w:rsidRPr="00C83829">
              <w:rPr>
                <w:rFonts w:ascii="Times New Roman" w:hAnsi="Times New Roman" w:cs="Times New Roman"/>
                <w:szCs w:val="24"/>
              </w:rPr>
              <w:t>AirQC</w:t>
            </w:r>
            <w:r w:rsidRPr="00C83829">
              <w:rPr>
                <w:rFonts w:ascii="Times New Roman" w:hAnsi="Times New Roman" w:cs="Times New Roman"/>
                <w:szCs w:val="24"/>
              </w:rPr>
              <w:t xml:space="preserve"> (AirQC) hosted its official launch ceremony</w:t>
            </w:r>
            <w:r w:rsidR="00897ACB" w:rsidRPr="00C83829">
              <w:rPr>
                <w:rFonts w:ascii="Times New Roman" w:hAnsi="Times New Roman" w:cs="Times New Roman"/>
                <w:szCs w:val="24"/>
              </w:rPr>
              <w:t>, marking a significant milestone in advancing research, innovation, and collaboration to tackle the growing challenge of air pollution across Asia.</w:t>
            </w:r>
          </w:p>
          <w:p w14:paraId="023B4591" w14:textId="77777777" w:rsidR="00897ACB" w:rsidRPr="00C83829" w:rsidRDefault="00897ACB" w:rsidP="00C83829">
            <w:pPr>
              <w:rPr>
                <w:rFonts w:ascii="Times New Roman" w:hAnsi="Times New Roman" w:cs="Times New Roman"/>
                <w:szCs w:val="24"/>
              </w:rPr>
            </w:pPr>
          </w:p>
          <w:p w14:paraId="36E87F01" w14:textId="77777777" w:rsidR="00897ACB" w:rsidRPr="00C83829" w:rsidRDefault="00897ACB" w:rsidP="00C83829">
            <w:pPr>
              <w:rPr>
                <w:rFonts w:ascii="Times New Roman" w:hAnsi="Times New Roman" w:cs="Times New Roman"/>
                <w:szCs w:val="24"/>
              </w:rPr>
            </w:pPr>
            <w:r w:rsidRPr="00C83829">
              <w:rPr>
                <w:rFonts w:ascii="Times New Roman" w:hAnsi="Times New Roman" w:cs="Times New Roman"/>
                <w:szCs w:val="24"/>
              </w:rPr>
              <w:t>Led by Distinguished Professor Nguyen Thi Kim Oanh, the Center aims to strengthen capacity building and cutting-edge research in atmospheric sciences. AirQC fosters multidisciplinary collaboration within AIT and with international partners, focusing on integrated approaches to mitigate air pollution’s impacts on health, ecosystems, and climate. Its mission emphasizes developing cost-effective, science-based solutions and supporting governments in implementing effective clean air policies.</w:t>
            </w:r>
          </w:p>
          <w:p w14:paraId="105D0D1B" w14:textId="77777777" w:rsidR="00897ACB" w:rsidRPr="00C83829" w:rsidRDefault="00897ACB" w:rsidP="00C83829">
            <w:pPr>
              <w:rPr>
                <w:rFonts w:ascii="Times New Roman" w:hAnsi="Times New Roman" w:cs="Times New Roman"/>
                <w:szCs w:val="24"/>
              </w:rPr>
            </w:pPr>
          </w:p>
          <w:p w14:paraId="5CCC70B7" w14:textId="77777777" w:rsidR="00897ACB" w:rsidRPr="00C83829" w:rsidRDefault="00897ACB" w:rsidP="00C83829">
            <w:pPr>
              <w:rPr>
                <w:rFonts w:ascii="Times New Roman" w:hAnsi="Times New Roman" w:cs="Times New Roman"/>
                <w:szCs w:val="24"/>
              </w:rPr>
            </w:pPr>
            <w:r w:rsidRPr="00C83829">
              <w:rPr>
                <w:rFonts w:ascii="Times New Roman" w:hAnsi="Times New Roman" w:cs="Times New Roman"/>
                <w:szCs w:val="24"/>
              </w:rPr>
              <w:t>During the inauguration, Prof. Kazuo Yamamoto, President of AIT, reaffirmed AIT’s strong commitment to addressing air pollution and leading the way toward a healthier, cleaner, and more sustainable future. He encouraged all stakeholders to collaborate, exchange ideas, and work collectively toward the shared goal of improving air quality for all, expressing his enthusiasm for the impactful outcomes that will emerge from the Center.</w:t>
            </w:r>
          </w:p>
          <w:p w14:paraId="2A0D0741" w14:textId="77777777" w:rsidR="00897ACB" w:rsidRPr="00C83829" w:rsidRDefault="00897ACB" w:rsidP="00C83829">
            <w:pPr>
              <w:rPr>
                <w:rFonts w:ascii="Times New Roman" w:hAnsi="Times New Roman" w:cs="Times New Roman"/>
                <w:szCs w:val="24"/>
              </w:rPr>
            </w:pPr>
          </w:p>
          <w:p w14:paraId="50DC1C3C" w14:textId="77777777" w:rsidR="00897ACB" w:rsidRPr="00C83829" w:rsidRDefault="00897ACB" w:rsidP="00C83829">
            <w:pPr>
              <w:rPr>
                <w:rFonts w:ascii="Times New Roman" w:hAnsi="Times New Roman" w:cs="Times New Roman"/>
                <w:szCs w:val="24"/>
              </w:rPr>
            </w:pPr>
            <w:r w:rsidRPr="00C83829">
              <w:rPr>
                <w:rFonts w:ascii="Times New Roman" w:hAnsi="Times New Roman" w:cs="Times New Roman"/>
                <w:szCs w:val="24"/>
              </w:rPr>
              <w:t xml:space="preserve">Dr. Bindu Lohani, Chairman of Clean Air Asia and AIT Board Member, highlighted that improving air quality is fundamental </w:t>
            </w:r>
            <w:r w:rsidRPr="00C83829">
              <w:rPr>
                <w:rFonts w:ascii="Times New Roman" w:hAnsi="Times New Roman" w:cs="Times New Roman"/>
                <w:szCs w:val="24"/>
              </w:rPr>
              <w:lastRenderedPageBreak/>
              <w:t>to community health and well-being. He emphasized the importance of implementing innovative solutions, establishing robust policies, and fostering collaboration among governments, organizations, and communities to achieve cleaner air and a stable climate.</w:t>
            </w:r>
          </w:p>
          <w:p w14:paraId="2733F88C" w14:textId="77777777" w:rsidR="00897ACB" w:rsidRPr="00C83829" w:rsidRDefault="00897ACB" w:rsidP="00C83829">
            <w:pPr>
              <w:rPr>
                <w:rFonts w:ascii="Times New Roman" w:hAnsi="Times New Roman" w:cs="Times New Roman"/>
                <w:szCs w:val="24"/>
              </w:rPr>
            </w:pPr>
          </w:p>
          <w:p w14:paraId="0FD2E908" w14:textId="71E727CC" w:rsidR="00897ACB" w:rsidRPr="00C83829" w:rsidRDefault="00897ACB" w:rsidP="00C83829">
            <w:pPr>
              <w:rPr>
                <w:rFonts w:ascii="Times New Roman" w:hAnsi="Times New Roman" w:cs="Times New Roman"/>
                <w:szCs w:val="24"/>
              </w:rPr>
            </w:pPr>
            <w:r w:rsidRPr="00C83829">
              <w:rPr>
                <w:rFonts w:ascii="Times New Roman" w:hAnsi="Times New Roman" w:cs="Times New Roman"/>
                <w:szCs w:val="24"/>
              </w:rPr>
              <w:t>In her remarks, Prof. Nguyen Thi Kim Oanh, Director of the AirQC underscored the urgent global need for actionable solutions to combat air pollution. She called for a united approach centered on airshed management and transboundary cooperation, stressing that the Center is poised to spearhead these efforts by engaging with strategic partners across Asia and beyond to drive meaningful progress and multiple co-benefits for clean air, human health, ecosystems, and climate.</w:t>
            </w:r>
          </w:p>
          <w:p w14:paraId="2942870A" w14:textId="77777777" w:rsidR="00897ACB" w:rsidRPr="00C83829" w:rsidRDefault="00897ACB" w:rsidP="00C83829">
            <w:pPr>
              <w:rPr>
                <w:rFonts w:ascii="Times New Roman" w:hAnsi="Times New Roman" w:cs="Times New Roman"/>
                <w:szCs w:val="24"/>
              </w:rPr>
            </w:pPr>
          </w:p>
          <w:p w14:paraId="05F986F5" w14:textId="784347C5" w:rsidR="005827C9" w:rsidRPr="00C83829" w:rsidRDefault="00897ACB" w:rsidP="00C83829">
            <w:pPr>
              <w:rPr>
                <w:rFonts w:ascii="Times New Roman" w:hAnsi="Times New Roman" w:cs="Times New Roman"/>
                <w:szCs w:val="24"/>
              </w:rPr>
            </w:pPr>
            <w:r w:rsidRPr="00C83829">
              <w:rPr>
                <w:rFonts w:ascii="Times New Roman" w:hAnsi="Times New Roman" w:cs="Times New Roman"/>
                <w:szCs w:val="24"/>
              </w:rPr>
              <w:t xml:space="preserve">The event also featured a presentation by Assoc. Prof. Dr. Wenchao Xue, Chair of the Environmental Engineering and Management (EEM) program at AIT, who shared perspectives on integrated environmental research approaches in </w:t>
            </w:r>
            <w:proofErr w:type="spellStart"/>
            <w:r w:rsidRPr="00C83829">
              <w:rPr>
                <w:rFonts w:ascii="Times New Roman" w:hAnsi="Times New Roman" w:cs="Times New Roman"/>
                <w:szCs w:val="24"/>
              </w:rPr>
              <w:t>Asia.</w:t>
            </w:r>
            <w:r w:rsidR="005827C9" w:rsidRPr="00C83829">
              <w:rPr>
                <w:rFonts w:ascii="Times New Roman" w:hAnsi="Times New Roman" w:cs="Times New Roman"/>
                <w:szCs w:val="24"/>
              </w:rPr>
              <w:t>Following</w:t>
            </w:r>
            <w:proofErr w:type="spellEnd"/>
            <w:r w:rsidR="005827C9" w:rsidRPr="00C83829">
              <w:rPr>
                <w:rFonts w:ascii="Times New Roman" w:hAnsi="Times New Roman" w:cs="Times New Roman"/>
                <w:szCs w:val="24"/>
              </w:rPr>
              <w:t xml:space="preserve"> this, notable guests including Ms. Le Thanh Thuy, Head of Project Management and Communication of Hanoi EPA, Ministry of Natural Resources and Environment (MONRE), Vietnam; Prof. Sotiris Vardoulakis, Director, NHMRC Healthy Environments And Lives (HEAL) National Research Network, University of Canberra, Australia; Dr. Eric Zusman, Research Director, Center for Sustainability Governance, Institute for Global Environmental Strategies (IGES), Japan; Mr. Bhushan Tuladhar, Chief of Party, USAID Clean Air, FHI 360-Nepal; Mr. Bert Fabian, Coordinator, Secretariat for the EANET, UN Environment </w:t>
            </w:r>
            <w:proofErr w:type="spellStart"/>
            <w:r w:rsidR="005827C9" w:rsidRPr="00C83829">
              <w:rPr>
                <w:rFonts w:ascii="Times New Roman" w:hAnsi="Times New Roman" w:cs="Times New Roman"/>
                <w:szCs w:val="24"/>
              </w:rPr>
              <w:t>Programme</w:t>
            </w:r>
            <w:proofErr w:type="spellEnd"/>
            <w:r w:rsidR="005827C9" w:rsidRPr="00C83829">
              <w:rPr>
                <w:rFonts w:ascii="Times New Roman" w:hAnsi="Times New Roman" w:cs="Times New Roman"/>
                <w:szCs w:val="24"/>
              </w:rPr>
              <w:t xml:space="preserve">, Asia and the Pacific, and Prof. </w:t>
            </w:r>
            <w:proofErr w:type="spellStart"/>
            <w:r w:rsidR="005827C9" w:rsidRPr="00C83829">
              <w:rPr>
                <w:rFonts w:ascii="Times New Roman" w:hAnsi="Times New Roman" w:cs="Times New Roman"/>
                <w:szCs w:val="24"/>
              </w:rPr>
              <w:t>Joyashree</w:t>
            </w:r>
            <w:proofErr w:type="spellEnd"/>
            <w:r w:rsidR="005827C9" w:rsidRPr="00C83829">
              <w:rPr>
                <w:rFonts w:ascii="Times New Roman" w:hAnsi="Times New Roman" w:cs="Times New Roman"/>
                <w:szCs w:val="24"/>
              </w:rPr>
              <w:t xml:space="preserve"> Roy Director of SMARTS center, AIT delivered their remarks. These sessions provided valuable insights and fostered discussions on the nexus of air quality, health, ecosystems, and climate.</w:t>
            </w:r>
          </w:p>
          <w:p w14:paraId="1DCDC8B2" w14:textId="77777777" w:rsidR="005827C9" w:rsidRPr="00C83829" w:rsidRDefault="005827C9" w:rsidP="00C83829">
            <w:pPr>
              <w:rPr>
                <w:rFonts w:ascii="Times New Roman" w:hAnsi="Times New Roman" w:cs="Times New Roman"/>
                <w:szCs w:val="24"/>
              </w:rPr>
            </w:pPr>
          </w:p>
          <w:p w14:paraId="2D422557" w14:textId="1951A4EB" w:rsidR="00630B7F" w:rsidRPr="00C83829" w:rsidRDefault="00897ACB" w:rsidP="00C83829">
            <w:pPr>
              <w:rPr>
                <w:rFonts w:ascii="Times New Roman" w:hAnsi="Times New Roman" w:cs="Times New Roman"/>
                <w:szCs w:val="24"/>
              </w:rPr>
            </w:pPr>
            <w:r w:rsidRPr="00C83829">
              <w:rPr>
                <w:rFonts w:ascii="Times New Roman" w:hAnsi="Times New Roman" w:cs="Times New Roman"/>
                <w:szCs w:val="24"/>
              </w:rPr>
              <w:t xml:space="preserve">The launch event concluded with a call </w:t>
            </w:r>
            <w:proofErr w:type="gramStart"/>
            <w:r w:rsidRPr="00C83829">
              <w:rPr>
                <w:rFonts w:ascii="Times New Roman" w:hAnsi="Times New Roman" w:cs="Times New Roman"/>
                <w:szCs w:val="24"/>
              </w:rPr>
              <w:t>to</w:t>
            </w:r>
            <w:proofErr w:type="gramEnd"/>
            <w:r w:rsidRPr="00C83829">
              <w:rPr>
                <w:rFonts w:ascii="Times New Roman" w:hAnsi="Times New Roman" w:cs="Times New Roman"/>
                <w:szCs w:val="24"/>
              </w:rPr>
              <w:t xml:space="preserve"> action for continued collaboration and innovation. It highlighted AIT’s leadership in driving impactful research and policy engagement to improve air quality, strengthen public health, and enhance climate resilience across the region.</w:t>
            </w:r>
          </w:p>
          <w:p w14:paraId="3421CDC4" w14:textId="39635207" w:rsidR="00630B7F" w:rsidRPr="00C83829" w:rsidRDefault="00630B7F" w:rsidP="00C83829">
            <w:pPr>
              <w:rPr>
                <w:rFonts w:ascii="Times New Roman" w:hAnsi="Times New Roman" w:cs="Times New Roman"/>
                <w:szCs w:val="24"/>
              </w:rPr>
            </w:pPr>
            <w:r w:rsidRPr="00C83829">
              <w:rPr>
                <w:rFonts w:ascii="Times New Roman" w:hAnsi="Times New Roman" w:cs="Times New Roman"/>
                <w:szCs w:val="24"/>
              </w:rPr>
              <w:t xml:space="preserve">The details of the event can be found </w:t>
            </w:r>
            <w:commentRangeStart w:id="25"/>
            <w:r w:rsidRPr="00C83829">
              <w:rPr>
                <w:rFonts w:ascii="Times New Roman" w:hAnsi="Times New Roman" w:cs="Times New Roman"/>
                <w:szCs w:val="24"/>
              </w:rPr>
              <w:t>at</w:t>
            </w:r>
            <w:commentRangeEnd w:id="25"/>
            <w:r w:rsidRPr="00C83829">
              <w:rPr>
                <w:rStyle w:val="CommentReference"/>
                <w:rFonts w:ascii="Times New Roman" w:hAnsi="Times New Roman" w:cs="Times New Roman"/>
                <w:sz w:val="24"/>
                <w:szCs w:val="24"/>
              </w:rPr>
              <w:commentReference w:id="25"/>
            </w:r>
            <w:r w:rsidR="005827C9" w:rsidRPr="00C83829">
              <w:rPr>
                <w:rFonts w:ascii="Times New Roman" w:hAnsi="Times New Roman" w:cs="Times New Roman"/>
                <w:szCs w:val="24"/>
              </w:rPr>
              <w:t xml:space="preserve"> </w:t>
            </w:r>
            <w:hyperlink r:id="rId49" w:history="1">
              <w:r w:rsidR="005827C9" w:rsidRPr="00C83829">
                <w:rPr>
                  <w:rStyle w:val="Hyperlink"/>
                  <w:rFonts w:ascii="Times New Roman" w:hAnsi="Times New Roman" w:cs="Times New Roman"/>
                  <w:szCs w:val="24"/>
                </w:rPr>
                <w:t>https://ait.ac.th/2024/07/air-quality-nexus-center-launched-at-ait-to-combat-air-pollution-in-asia-and-beyond/</w:t>
              </w:r>
            </w:hyperlink>
            <w:r w:rsidR="005827C9" w:rsidRPr="00C83829">
              <w:rPr>
                <w:rFonts w:ascii="Times New Roman" w:hAnsi="Times New Roman" w:cs="Times New Roman"/>
                <w:szCs w:val="24"/>
              </w:rPr>
              <w:t xml:space="preserve"> </w:t>
            </w:r>
          </w:p>
        </w:tc>
      </w:tr>
      <w:tr w:rsidR="00813AA1" w:rsidRPr="00C83829" w14:paraId="3A52371B" w14:textId="77777777" w:rsidTr="003A64A7">
        <w:tc>
          <w:tcPr>
            <w:tcW w:w="2695" w:type="dxa"/>
          </w:tcPr>
          <w:p w14:paraId="127C3028" w14:textId="77777777" w:rsidR="00813AA1" w:rsidRPr="00C83829" w:rsidRDefault="00813AA1" w:rsidP="00C83829">
            <w:pPr>
              <w:rPr>
                <w:rFonts w:ascii="Times New Roman" w:hAnsi="Times New Roman" w:cs="Times New Roman"/>
                <w:szCs w:val="24"/>
              </w:rPr>
            </w:pPr>
            <w:commentRangeStart w:id="26"/>
            <w:r w:rsidRPr="00C83829">
              <w:rPr>
                <w:rFonts w:ascii="Times New Roman" w:hAnsi="Times New Roman" w:cs="Times New Roman"/>
                <w:szCs w:val="24"/>
              </w:rPr>
              <w:lastRenderedPageBreak/>
              <w:t>Photo</w:t>
            </w:r>
            <w:commentRangeEnd w:id="26"/>
            <w:r w:rsidR="00630B7F" w:rsidRPr="00C83829">
              <w:rPr>
                <w:rStyle w:val="CommentReference"/>
                <w:rFonts w:ascii="Times New Roman" w:hAnsi="Times New Roman" w:cs="Times New Roman"/>
                <w:sz w:val="24"/>
                <w:szCs w:val="24"/>
              </w:rPr>
              <w:commentReference w:id="26"/>
            </w:r>
          </w:p>
        </w:tc>
        <w:tc>
          <w:tcPr>
            <w:tcW w:w="6655" w:type="dxa"/>
          </w:tcPr>
          <w:p w14:paraId="572E4B36" w14:textId="77777777" w:rsidR="00630B7F" w:rsidRPr="00C83829" w:rsidRDefault="00630B7F" w:rsidP="00C83829">
            <w:pPr>
              <w:tabs>
                <w:tab w:val="left" w:pos="1290"/>
              </w:tabs>
              <w:rPr>
                <w:rFonts w:ascii="Times New Roman" w:hAnsi="Times New Roman" w:cs="Times New Roman"/>
                <w:szCs w:val="24"/>
              </w:rPr>
            </w:pPr>
          </w:p>
          <w:p w14:paraId="415022C2" w14:textId="75AF0A62" w:rsidR="00813AA1" w:rsidRPr="00C83829" w:rsidRDefault="00813AA1" w:rsidP="00C83829">
            <w:pPr>
              <w:tabs>
                <w:tab w:val="left" w:pos="1290"/>
              </w:tabs>
              <w:rPr>
                <w:rFonts w:ascii="Times New Roman" w:hAnsi="Times New Roman" w:cs="Times New Roman"/>
                <w:szCs w:val="24"/>
              </w:rPr>
            </w:pPr>
            <w:r w:rsidRPr="00C83829">
              <w:rPr>
                <w:rFonts w:ascii="Times New Roman" w:hAnsi="Times New Roman" w:cs="Times New Roman"/>
                <w:b/>
                <w:bCs/>
                <w:noProof/>
                <w:szCs w:val="24"/>
              </w:rPr>
              <w:lastRenderedPageBreak/>
              <w:drawing>
                <wp:anchor distT="0" distB="0" distL="114300" distR="114300" simplePos="0" relativeHeight="251669504" behindDoc="0" locked="0" layoutInCell="1" allowOverlap="1" wp14:anchorId="7F18DD59" wp14:editId="77F097AA">
                  <wp:simplePos x="0" y="0"/>
                  <wp:positionH relativeFrom="column">
                    <wp:posOffset>-1905</wp:posOffset>
                  </wp:positionH>
                  <wp:positionV relativeFrom="paragraph">
                    <wp:posOffset>1905</wp:posOffset>
                  </wp:positionV>
                  <wp:extent cx="3001252" cy="1722645"/>
                  <wp:effectExtent l="0" t="0" r="0" b="0"/>
                  <wp:wrapThrough wrapText="bothSides">
                    <wp:wrapPolygon edited="0">
                      <wp:start x="0" y="0"/>
                      <wp:lineTo x="0" y="21265"/>
                      <wp:lineTo x="21390" y="21265"/>
                      <wp:lineTo x="21390" y="0"/>
                      <wp:lineTo x="0" y="0"/>
                    </wp:wrapPolygon>
                  </wp:wrapThrough>
                  <wp:docPr id="7" name="Picture 6" descr="A group of people posing for a photo&#10;&#10;Description automatically generated">
                    <a:extLst xmlns:a="http://schemas.openxmlformats.org/drawingml/2006/main">
                      <a:ext uri="{FF2B5EF4-FFF2-40B4-BE49-F238E27FC236}">
                        <a16:creationId xmlns:a16="http://schemas.microsoft.com/office/drawing/2014/main" id="{F05C849E-4881-37B3-A4B7-1C7BDE1981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oup of people posing for a photo&#10;&#10;Description automatically generated">
                            <a:extLst>
                              <a:ext uri="{FF2B5EF4-FFF2-40B4-BE49-F238E27FC236}">
                                <a16:creationId xmlns:a16="http://schemas.microsoft.com/office/drawing/2014/main" id="{F05C849E-4881-37B3-A4B7-1C7BDE198152}"/>
                              </a:ext>
                            </a:extLst>
                          </pic:cNvPr>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001252" cy="1722645"/>
                          </a:xfrm>
                          <a:prstGeom prst="rect">
                            <a:avLst/>
                          </a:prstGeom>
                        </pic:spPr>
                      </pic:pic>
                    </a:graphicData>
                  </a:graphic>
                  <wp14:sizeRelH relativeFrom="margin">
                    <wp14:pctWidth>0</wp14:pctWidth>
                  </wp14:sizeRelH>
                  <wp14:sizeRelV relativeFrom="margin">
                    <wp14:pctHeight>0</wp14:pctHeight>
                  </wp14:sizeRelV>
                </wp:anchor>
              </w:drawing>
            </w:r>
          </w:p>
        </w:tc>
      </w:tr>
    </w:tbl>
    <w:p w14:paraId="20E545BD" w14:textId="77777777" w:rsidR="00813AA1" w:rsidRPr="00C83829" w:rsidRDefault="00813AA1" w:rsidP="00C83829">
      <w:pPr>
        <w:spacing w:after="0" w:line="240" w:lineRule="auto"/>
        <w:rPr>
          <w:rFonts w:ascii="Times New Roman" w:hAnsi="Times New Roman" w:cs="Times New Roman"/>
          <w:szCs w:val="24"/>
        </w:rPr>
      </w:pPr>
    </w:p>
    <w:tbl>
      <w:tblPr>
        <w:tblStyle w:val="TableGrid"/>
        <w:tblW w:w="0" w:type="auto"/>
        <w:tblLook w:val="04A0" w:firstRow="1" w:lastRow="0" w:firstColumn="1" w:lastColumn="0" w:noHBand="0" w:noVBand="1"/>
      </w:tblPr>
      <w:tblGrid>
        <w:gridCol w:w="2527"/>
        <w:gridCol w:w="6489"/>
      </w:tblGrid>
      <w:tr w:rsidR="00813AA1" w:rsidRPr="00C83829" w14:paraId="79FCF050" w14:textId="77777777" w:rsidTr="003A64A7">
        <w:tc>
          <w:tcPr>
            <w:tcW w:w="2695" w:type="dxa"/>
          </w:tcPr>
          <w:p w14:paraId="3C2F4F86" w14:textId="77777777" w:rsidR="00813AA1" w:rsidRPr="00C83829" w:rsidRDefault="00813AA1" w:rsidP="00C83829">
            <w:pPr>
              <w:rPr>
                <w:rFonts w:ascii="Times New Roman" w:hAnsi="Times New Roman" w:cs="Times New Roman"/>
                <w:szCs w:val="24"/>
              </w:rPr>
            </w:pPr>
            <w:r w:rsidRPr="00C83829">
              <w:rPr>
                <w:rFonts w:ascii="Times New Roman" w:hAnsi="Times New Roman" w:cs="Times New Roman"/>
                <w:szCs w:val="24"/>
              </w:rPr>
              <w:t>Date</w:t>
            </w:r>
          </w:p>
        </w:tc>
        <w:tc>
          <w:tcPr>
            <w:tcW w:w="6655" w:type="dxa"/>
          </w:tcPr>
          <w:p w14:paraId="7E0AA8DC" w14:textId="77777777" w:rsidR="00813AA1" w:rsidRPr="00C83829" w:rsidRDefault="00813AA1" w:rsidP="00C83829">
            <w:pPr>
              <w:rPr>
                <w:rFonts w:ascii="Times New Roman" w:hAnsi="Times New Roman" w:cs="Times New Roman"/>
                <w:szCs w:val="24"/>
              </w:rPr>
            </w:pPr>
            <w:r w:rsidRPr="00C83829">
              <w:rPr>
                <w:rFonts w:ascii="Times New Roman" w:hAnsi="Times New Roman" w:cs="Times New Roman"/>
                <w:szCs w:val="24"/>
              </w:rPr>
              <w:t>4 October 2024</w:t>
            </w:r>
          </w:p>
        </w:tc>
      </w:tr>
      <w:tr w:rsidR="00813AA1" w:rsidRPr="00C83829" w14:paraId="42B40163" w14:textId="77777777" w:rsidTr="003A64A7">
        <w:tc>
          <w:tcPr>
            <w:tcW w:w="2695" w:type="dxa"/>
          </w:tcPr>
          <w:p w14:paraId="779C1895" w14:textId="77777777" w:rsidR="00813AA1" w:rsidRPr="00C83829" w:rsidRDefault="00813AA1" w:rsidP="00C83829">
            <w:pPr>
              <w:rPr>
                <w:rFonts w:ascii="Times New Roman" w:hAnsi="Times New Roman" w:cs="Times New Roman"/>
                <w:szCs w:val="24"/>
              </w:rPr>
            </w:pPr>
            <w:r w:rsidRPr="00C83829">
              <w:rPr>
                <w:rFonts w:ascii="Times New Roman" w:hAnsi="Times New Roman" w:cs="Times New Roman"/>
                <w:szCs w:val="24"/>
              </w:rPr>
              <w:t>Title</w:t>
            </w:r>
          </w:p>
        </w:tc>
        <w:tc>
          <w:tcPr>
            <w:tcW w:w="6655" w:type="dxa"/>
          </w:tcPr>
          <w:p w14:paraId="3A67FF25" w14:textId="1926B80C" w:rsidR="00813AA1" w:rsidRPr="00C83829" w:rsidRDefault="00F70326" w:rsidP="00C83829">
            <w:pPr>
              <w:rPr>
                <w:rFonts w:ascii="Times New Roman" w:hAnsi="Times New Roman" w:cs="Times New Roman"/>
                <w:szCs w:val="24"/>
              </w:rPr>
            </w:pPr>
            <w:r w:rsidRPr="00C83829">
              <w:rPr>
                <w:rFonts w:ascii="Times New Roman" w:hAnsi="Times New Roman" w:cs="Times New Roman"/>
                <w:b/>
                <w:bCs/>
                <w:szCs w:val="24"/>
              </w:rPr>
              <w:t>The annual symposium of the international research network “Impact of Black Carbon in Southeast Asia” (IRN SOOT-SEA)</w:t>
            </w:r>
          </w:p>
        </w:tc>
      </w:tr>
      <w:tr w:rsidR="00813AA1" w:rsidRPr="00C83829" w14:paraId="68154911" w14:textId="77777777" w:rsidTr="003A64A7">
        <w:tc>
          <w:tcPr>
            <w:tcW w:w="2695" w:type="dxa"/>
          </w:tcPr>
          <w:p w14:paraId="0EA60FBB" w14:textId="786E4170" w:rsidR="002A460D" w:rsidRPr="00C83829" w:rsidRDefault="002A460D" w:rsidP="00C83829">
            <w:pPr>
              <w:rPr>
                <w:rFonts w:ascii="Times New Roman" w:hAnsi="Times New Roman" w:cs="Times New Roman"/>
                <w:szCs w:val="24"/>
              </w:rPr>
            </w:pPr>
            <w:r w:rsidRPr="00C83829">
              <w:rPr>
                <w:rFonts w:ascii="Times New Roman" w:hAnsi="Times New Roman" w:cs="Times New Roman"/>
                <w:szCs w:val="24"/>
              </w:rPr>
              <w:t>P</w:t>
            </w:r>
            <w:r w:rsidR="00813AA1" w:rsidRPr="00C83829">
              <w:rPr>
                <w:rFonts w:ascii="Times New Roman" w:hAnsi="Times New Roman" w:cs="Times New Roman"/>
                <w:szCs w:val="24"/>
              </w:rPr>
              <w:t>aragraph</w:t>
            </w:r>
          </w:p>
        </w:tc>
        <w:tc>
          <w:tcPr>
            <w:tcW w:w="6655" w:type="dxa"/>
          </w:tcPr>
          <w:p w14:paraId="37FFD6BA" w14:textId="58AC4E80" w:rsidR="00630B7F" w:rsidRPr="00C83829" w:rsidRDefault="00F70326" w:rsidP="00C83829">
            <w:pPr>
              <w:jc w:val="both"/>
              <w:rPr>
                <w:rFonts w:ascii="Times New Roman" w:hAnsi="Times New Roman" w:cs="Times New Roman"/>
                <w:szCs w:val="24"/>
              </w:rPr>
            </w:pPr>
            <w:r w:rsidRPr="00C83829">
              <w:rPr>
                <w:rFonts w:ascii="Times New Roman" w:hAnsi="Times New Roman" w:cs="Times New Roman"/>
                <w:szCs w:val="24"/>
              </w:rPr>
              <w:t xml:space="preserve">The annual symposium of the international research network “Impact of Black Carbon in Southeast Asia” (IRN SOOT-SEA), co-organized by the </w:t>
            </w:r>
            <w:r w:rsidR="00897ACB" w:rsidRPr="00C83829">
              <w:rPr>
                <w:rFonts w:ascii="Times New Roman" w:hAnsi="Times New Roman" w:cs="Times New Roman"/>
                <w:szCs w:val="24"/>
              </w:rPr>
              <w:t>AirQC</w:t>
            </w:r>
            <w:r w:rsidRPr="00C83829">
              <w:rPr>
                <w:rFonts w:ascii="Times New Roman" w:hAnsi="Times New Roman" w:cs="Times New Roman"/>
                <w:szCs w:val="24"/>
              </w:rPr>
              <w:t xml:space="preserve"> (AIT) and French National Research Institute for Sustainable Development IRD, was held </w:t>
            </w:r>
            <w:r w:rsidR="00813AA1" w:rsidRPr="00C83829">
              <w:rPr>
                <w:rFonts w:ascii="Times New Roman" w:hAnsi="Times New Roman" w:cs="Times New Roman"/>
                <w:szCs w:val="24"/>
              </w:rPr>
              <w:t>at</w:t>
            </w:r>
            <w:r w:rsidR="002A460D" w:rsidRPr="00C83829">
              <w:rPr>
                <w:rFonts w:ascii="Times New Roman" w:hAnsi="Times New Roman" w:cs="Times New Roman"/>
                <w:szCs w:val="24"/>
              </w:rPr>
              <w:t xml:space="preserve"> AIT Conference Center</w:t>
            </w:r>
            <w:r w:rsidRPr="00C83829">
              <w:rPr>
                <w:rFonts w:ascii="Times New Roman" w:hAnsi="Times New Roman" w:cs="Times New Roman"/>
                <w:szCs w:val="24"/>
              </w:rPr>
              <w:t xml:space="preserve"> on October 4, 2024</w:t>
            </w:r>
            <w:r w:rsidR="002A460D" w:rsidRPr="00C83829">
              <w:rPr>
                <w:rFonts w:ascii="Times New Roman" w:hAnsi="Times New Roman" w:cs="Times New Roman"/>
                <w:szCs w:val="24"/>
              </w:rPr>
              <w:t xml:space="preserve">. </w:t>
            </w:r>
            <w:r w:rsidR="00813AA1" w:rsidRPr="00C83829">
              <w:rPr>
                <w:rFonts w:ascii="Times New Roman" w:hAnsi="Times New Roman" w:cs="Times New Roman"/>
                <w:szCs w:val="24"/>
              </w:rPr>
              <w:t xml:space="preserve"> </w:t>
            </w:r>
            <w:r w:rsidR="00630B7F" w:rsidRPr="00C83829">
              <w:rPr>
                <w:rFonts w:ascii="Times New Roman" w:hAnsi="Times New Roman" w:cs="Times New Roman"/>
                <w:szCs w:val="24"/>
              </w:rPr>
              <w:t xml:space="preserve">The events brought </w:t>
            </w:r>
            <w:r w:rsidRPr="00C83829">
              <w:rPr>
                <w:rFonts w:ascii="Times New Roman" w:hAnsi="Times New Roman" w:cs="Times New Roman"/>
                <w:szCs w:val="24"/>
              </w:rPr>
              <w:t>25 p</w:t>
            </w:r>
            <w:r w:rsidR="00630B7F" w:rsidRPr="00C83829">
              <w:rPr>
                <w:rFonts w:ascii="Times New Roman" w:hAnsi="Times New Roman" w:cs="Times New Roman"/>
                <w:szCs w:val="24"/>
              </w:rPr>
              <w:t xml:space="preserve">articipants </w:t>
            </w:r>
            <w:r w:rsidR="00813AA1" w:rsidRPr="00C83829">
              <w:rPr>
                <w:rFonts w:ascii="Times New Roman" w:hAnsi="Times New Roman" w:cs="Times New Roman"/>
                <w:szCs w:val="24"/>
              </w:rPr>
              <w:t xml:space="preserve">from the French and ASEAN </w:t>
            </w:r>
            <w:r w:rsidR="00630B7F" w:rsidRPr="00C83829">
              <w:rPr>
                <w:rFonts w:ascii="Times New Roman" w:hAnsi="Times New Roman" w:cs="Times New Roman"/>
                <w:szCs w:val="24"/>
              </w:rPr>
              <w:t>experts in air quality and climate research</w:t>
            </w:r>
            <w:commentRangeStart w:id="27"/>
            <w:commentRangeEnd w:id="27"/>
            <w:r w:rsidR="00630B7F" w:rsidRPr="00C83829">
              <w:rPr>
                <w:rStyle w:val="CommentReference"/>
                <w:rFonts w:ascii="Times New Roman" w:hAnsi="Times New Roman" w:cs="Times New Roman"/>
                <w:sz w:val="24"/>
                <w:szCs w:val="24"/>
              </w:rPr>
              <w:commentReference w:id="27"/>
            </w:r>
            <w:r w:rsidRPr="00C83829">
              <w:rPr>
                <w:rFonts w:ascii="Times New Roman" w:hAnsi="Times New Roman" w:cs="Times New Roman"/>
                <w:szCs w:val="24"/>
              </w:rPr>
              <w:t>.</w:t>
            </w:r>
          </w:p>
          <w:p w14:paraId="064C338E" w14:textId="77777777" w:rsidR="00630B7F" w:rsidRPr="00C83829" w:rsidRDefault="00630B7F" w:rsidP="00C83829">
            <w:pPr>
              <w:jc w:val="both"/>
              <w:rPr>
                <w:rFonts w:ascii="Times New Roman" w:hAnsi="Times New Roman" w:cs="Times New Roman"/>
                <w:szCs w:val="24"/>
              </w:rPr>
            </w:pPr>
          </w:p>
          <w:p w14:paraId="490AC6C6" w14:textId="4EA78AF4" w:rsidR="00630B7F" w:rsidRPr="00C83829" w:rsidRDefault="00630B7F" w:rsidP="00C83829">
            <w:pPr>
              <w:jc w:val="both"/>
              <w:rPr>
                <w:rFonts w:ascii="Times New Roman" w:hAnsi="Times New Roman" w:cs="Times New Roman"/>
                <w:szCs w:val="24"/>
              </w:rPr>
            </w:pPr>
            <w:r w:rsidRPr="00C83829">
              <w:rPr>
                <w:rFonts w:ascii="Times New Roman" w:hAnsi="Times New Roman" w:cs="Times New Roman"/>
                <w:szCs w:val="24"/>
              </w:rPr>
              <w:t>The day before the workshop, on 3</w:t>
            </w:r>
            <w:r w:rsidRPr="00C83829">
              <w:rPr>
                <w:rFonts w:ascii="Times New Roman" w:hAnsi="Times New Roman" w:cs="Times New Roman"/>
                <w:szCs w:val="24"/>
                <w:vertAlign w:val="superscript"/>
              </w:rPr>
              <w:t>rd</w:t>
            </w:r>
            <w:r w:rsidRPr="00C83829">
              <w:rPr>
                <w:rFonts w:ascii="Times New Roman" w:hAnsi="Times New Roman" w:cs="Times New Roman"/>
                <w:szCs w:val="24"/>
              </w:rPr>
              <w:t xml:space="preserve"> October 2024, AirQC warmly welcomed</w:t>
            </w:r>
            <w:r w:rsidR="00F70326" w:rsidRPr="00C83829">
              <w:rPr>
                <w:rFonts w:ascii="Times New Roman" w:hAnsi="Times New Roman" w:cs="Times New Roman"/>
                <w:szCs w:val="24"/>
              </w:rPr>
              <w:t xml:space="preserve"> </w:t>
            </w:r>
            <w:r w:rsidR="002A460D" w:rsidRPr="00C83829">
              <w:rPr>
                <w:rFonts w:ascii="Times New Roman" w:hAnsi="Times New Roman" w:cs="Times New Roman"/>
                <w:szCs w:val="24"/>
              </w:rPr>
              <w:t>IRD</w:t>
            </w:r>
            <w:r w:rsidRPr="00C83829">
              <w:rPr>
                <w:rFonts w:ascii="Times New Roman" w:hAnsi="Times New Roman" w:cs="Times New Roman"/>
                <w:szCs w:val="24"/>
              </w:rPr>
              <w:t xml:space="preserve"> representatives to visit the Environmental Engineering and Management (EEM) Ambient Laboratory, Air Quality Modeling Laboratory, and EEM Main Laboratory</w:t>
            </w:r>
            <w:r w:rsidR="00F70326" w:rsidRPr="00C83829">
              <w:rPr>
                <w:rFonts w:ascii="Times New Roman" w:hAnsi="Times New Roman" w:cs="Times New Roman"/>
                <w:szCs w:val="24"/>
              </w:rPr>
              <w:t>.</w:t>
            </w:r>
          </w:p>
          <w:p w14:paraId="02B66621" w14:textId="77777777" w:rsidR="00630B7F" w:rsidRPr="00C83829" w:rsidRDefault="00630B7F" w:rsidP="00C83829">
            <w:pPr>
              <w:rPr>
                <w:rFonts w:ascii="Times New Roman" w:hAnsi="Times New Roman" w:cs="Times New Roman"/>
                <w:szCs w:val="24"/>
              </w:rPr>
            </w:pPr>
          </w:p>
          <w:p w14:paraId="75C66940" w14:textId="1F0195AC" w:rsidR="00F70326" w:rsidRPr="00C83829" w:rsidRDefault="00F70326" w:rsidP="00C83829">
            <w:pPr>
              <w:rPr>
                <w:rFonts w:ascii="Times New Roman" w:hAnsi="Times New Roman" w:cs="Times New Roman"/>
                <w:szCs w:val="24"/>
              </w:rPr>
            </w:pPr>
            <w:r w:rsidRPr="00C83829">
              <w:rPr>
                <w:rFonts w:ascii="Times New Roman" w:hAnsi="Times New Roman" w:cs="Times New Roman"/>
                <w:szCs w:val="24"/>
              </w:rPr>
              <w:t>The symposium opened with a speech by Prof. Pai-Chi Li, President of the AIT, underlining </w:t>
            </w:r>
            <w:r w:rsidRPr="00C83829">
              <w:rPr>
                <w:rFonts w:ascii="Times New Roman" w:hAnsi="Times New Roman" w:cs="Times New Roman"/>
                <w:b/>
                <w:bCs/>
                <w:szCs w:val="24"/>
              </w:rPr>
              <w:t>the importance of this meeting in assessing work on air pollution in the Greater Mekong Region</w:t>
            </w:r>
            <w:r w:rsidRPr="00C83829">
              <w:rPr>
                <w:rFonts w:ascii="Times New Roman" w:hAnsi="Times New Roman" w:cs="Times New Roman"/>
                <w:szCs w:val="24"/>
              </w:rPr>
              <w:t>. </w:t>
            </w:r>
            <w:r w:rsidR="00813AA1" w:rsidRPr="00C83829">
              <w:rPr>
                <w:rFonts w:ascii="Times New Roman" w:hAnsi="Times New Roman" w:cs="Times New Roman"/>
                <w:szCs w:val="24"/>
              </w:rPr>
              <w:t>SOOT-SEA is an international network focused on understanding the impact of black carbon in Southeast Asia, funded by IRD, France. This project includes key partners from</w:t>
            </w:r>
            <w:r w:rsidRPr="00C83829">
              <w:rPr>
                <w:rFonts w:ascii="Times New Roman" w:hAnsi="Times New Roman" w:cs="Times New Roman"/>
                <w:szCs w:val="24"/>
              </w:rPr>
              <w:t xml:space="preserve"> France (Institute of environmental geosciences (IGE)), Thailand (AirQC (AIT) and Environmental Science Research Center of Chiang Mai University (ESRC-CMU)), Vietnam (University of Engineering and Technology of the National University of Vietnam (VNU-UET), University of Science of the National University of Vietnam in Ho Chi Minh City (VNUHCM-US)) and Laos (Center of Excellence in Environment of the National University of Laos (</w:t>
            </w:r>
            <w:proofErr w:type="spellStart"/>
            <w:r w:rsidRPr="00C83829">
              <w:rPr>
                <w:rFonts w:ascii="Times New Roman" w:hAnsi="Times New Roman" w:cs="Times New Roman"/>
                <w:szCs w:val="24"/>
              </w:rPr>
              <w:t>NUoL-CoEE</w:t>
            </w:r>
            <w:proofErr w:type="spellEnd"/>
            <w:r w:rsidRPr="00C83829">
              <w:rPr>
                <w:rFonts w:ascii="Times New Roman" w:hAnsi="Times New Roman" w:cs="Times New Roman"/>
                <w:szCs w:val="24"/>
              </w:rPr>
              <w:t>))</w:t>
            </w:r>
            <w:r w:rsidR="00813AA1" w:rsidRPr="00C83829">
              <w:rPr>
                <w:rFonts w:ascii="Times New Roman" w:hAnsi="Times New Roman" w:cs="Times New Roman"/>
                <w:szCs w:val="24"/>
              </w:rPr>
              <w:t xml:space="preserve">. </w:t>
            </w:r>
          </w:p>
          <w:p w14:paraId="13B62778" w14:textId="31005B96" w:rsidR="00813AA1" w:rsidRPr="00C83829" w:rsidRDefault="00813AA1" w:rsidP="00C83829">
            <w:pPr>
              <w:rPr>
                <w:rFonts w:ascii="Times New Roman" w:hAnsi="Times New Roman" w:cs="Times New Roman"/>
                <w:szCs w:val="24"/>
              </w:rPr>
            </w:pPr>
            <w:r w:rsidRPr="00C83829">
              <w:rPr>
                <w:rFonts w:ascii="Times New Roman" w:hAnsi="Times New Roman" w:cs="Times New Roman"/>
                <w:szCs w:val="24"/>
              </w:rPr>
              <w:t>The workshop provided an invaluable platform to promote and structure research and capacity-building efforts regarding black carbon and air pollution challenges within the region. It aimed to foster North-South and South-South collaborations and set the groundwork for future co-funding opportunities from national and international organizations.</w:t>
            </w:r>
          </w:p>
          <w:p w14:paraId="163332E8" w14:textId="77777777" w:rsidR="00630B7F" w:rsidRPr="00C83829" w:rsidRDefault="00630B7F" w:rsidP="00C83829">
            <w:pPr>
              <w:rPr>
                <w:rFonts w:ascii="Times New Roman" w:hAnsi="Times New Roman" w:cs="Times New Roman"/>
                <w:szCs w:val="24"/>
              </w:rPr>
            </w:pPr>
          </w:p>
          <w:p w14:paraId="384C7445" w14:textId="28E41DC5" w:rsidR="00813AA1" w:rsidRPr="00C83829" w:rsidRDefault="00630B7F" w:rsidP="00C83829">
            <w:pPr>
              <w:rPr>
                <w:rFonts w:ascii="Times New Roman" w:hAnsi="Times New Roman" w:cs="Times New Roman"/>
                <w:szCs w:val="24"/>
              </w:rPr>
            </w:pPr>
            <w:r w:rsidRPr="00C83829">
              <w:rPr>
                <w:rFonts w:ascii="Times New Roman" w:hAnsi="Times New Roman" w:cs="Times New Roman"/>
                <w:szCs w:val="24"/>
              </w:rPr>
              <w:lastRenderedPageBreak/>
              <w:t>The details of the event can be found at</w:t>
            </w:r>
            <w:r w:rsidR="002A460D" w:rsidRPr="00C83829">
              <w:rPr>
                <w:rFonts w:ascii="Times New Roman" w:hAnsi="Times New Roman" w:cs="Times New Roman"/>
                <w:szCs w:val="24"/>
              </w:rPr>
              <w:t xml:space="preserve"> </w:t>
            </w:r>
            <w:hyperlink r:id="rId51" w:history="1">
              <w:r w:rsidR="002A460D" w:rsidRPr="00C83829">
                <w:rPr>
                  <w:rStyle w:val="Hyperlink"/>
                  <w:rFonts w:ascii="Times New Roman" w:hAnsi="Times New Roman" w:cs="Times New Roman"/>
                  <w:szCs w:val="24"/>
                </w:rPr>
                <w:t>https://en.ird.fr/soot-sea-annual-symposium-international-collaboration-better-air-quality</w:t>
              </w:r>
            </w:hyperlink>
            <w:r w:rsidR="002A460D" w:rsidRPr="00C83829">
              <w:rPr>
                <w:rFonts w:ascii="Times New Roman" w:hAnsi="Times New Roman" w:cs="Times New Roman"/>
                <w:szCs w:val="24"/>
              </w:rPr>
              <w:t xml:space="preserve"> </w:t>
            </w:r>
          </w:p>
        </w:tc>
      </w:tr>
      <w:tr w:rsidR="00813AA1" w:rsidRPr="00C83829" w14:paraId="5B0BA418" w14:textId="77777777" w:rsidTr="003A64A7">
        <w:tc>
          <w:tcPr>
            <w:tcW w:w="2695" w:type="dxa"/>
          </w:tcPr>
          <w:p w14:paraId="13A0EE64" w14:textId="77777777" w:rsidR="00813AA1" w:rsidRPr="00C83829" w:rsidRDefault="00813AA1" w:rsidP="00C83829">
            <w:pPr>
              <w:rPr>
                <w:rFonts w:ascii="Times New Roman" w:hAnsi="Times New Roman" w:cs="Times New Roman"/>
                <w:szCs w:val="24"/>
              </w:rPr>
            </w:pPr>
            <w:r w:rsidRPr="00C83829">
              <w:rPr>
                <w:rFonts w:ascii="Times New Roman" w:hAnsi="Times New Roman" w:cs="Times New Roman"/>
                <w:szCs w:val="24"/>
              </w:rPr>
              <w:lastRenderedPageBreak/>
              <w:t>Photo</w:t>
            </w:r>
          </w:p>
        </w:tc>
        <w:tc>
          <w:tcPr>
            <w:tcW w:w="6655" w:type="dxa"/>
          </w:tcPr>
          <w:p w14:paraId="1FE6244F" w14:textId="77777777" w:rsidR="00813AA1" w:rsidRPr="00C83829" w:rsidRDefault="00813AA1" w:rsidP="00C83829">
            <w:pPr>
              <w:tabs>
                <w:tab w:val="left" w:pos="1290"/>
              </w:tabs>
              <w:rPr>
                <w:rFonts w:ascii="Times New Roman" w:hAnsi="Times New Roman" w:cs="Times New Roman"/>
                <w:szCs w:val="24"/>
              </w:rPr>
            </w:pPr>
            <w:r w:rsidRPr="00C83829">
              <w:rPr>
                <w:rFonts w:ascii="Times New Roman" w:hAnsi="Times New Roman" w:cs="Times New Roman"/>
                <w:noProof/>
                <w:szCs w:val="24"/>
              </w:rPr>
              <w:drawing>
                <wp:inline distT="0" distB="0" distL="0" distR="0" wp14:anchorId="6A1C59DA" wp14:editId="5CAFEECA">
                  <wp:extent cx="2386608" cy="2009775"/>
                  <wp:effectExtent l="19050" t="19050" r="13970" b="9525"/>
                  <wp:docPr id="650727863" name="Picture 7" descr="A group of people standing on st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27863" name="Picture 7" descr="A group of people standing on stairs&#10;&#10;Description automatically generated"/>
                          <pic:cNvPicPr/>
                        </pic:nvPicPr>
                        <pic:blipFill rotWithShape="1">
                          <a:blip r:embed="rId52" cstate="print">
                            <a:extLst>
                              <a:ext uri="{28A0092B-C50C-407E-A947-70E740481C1C}">
                                <a14:useLocalDpi xmlns:a14="http://schemas.microsoft.com/office/drawing/2010/main" val="0"/>
                              </a:ext>
                            </a:extLst>
                          </a:blip>
                          <a:srcRect l="17706" r="26061" b="-628"/>
                          <a:stretch/>
                        </pic:blipFill>
                        <pic:spPr bwMode="auto">
                          <a:xfrm>
                            <a:off x="0" y="0"/>
                            <a:ext cx="2402238" cy="202293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r>
      <w:tr w:rsidR="00813AA1" w:rsidRPr="00C83829" w14:paraId="309E3A80" w14:textId="77777777" w:rsidTr="003A64A7">
        <w:tc>
          <w:tcPr>
            <w:tcW w:w="2695" w:type="dxa"/>
          </w:tcPr>
          <w:p w14:paraId="68A30BCD" w14:textId="77777777" w:rsidR="00813AA1" w:rsidRPr="00C83829" w:rsidRDefault="00813AA1" w:rsidP="00C83829">
            <w:pPr>
              <w:rPr>
                <w:rFonts w:ascii="Times New Roman" w:hAnsi="Times New Roman" w:cs="Times New Roman"/>
                <w:szCs w:val="24"/>
              </w:rPr>
            </w:pPr>
          </w:p>
        </w:tc>
        <w:tc>
          <w:tcPr>
            <w:tcW w:w="6655" w:type="dxa"/>
          </w:tcPr>
          <w:p w14:paraId="5208A491" w14:textId="77777777" w:rsidR="00813AA1" w:rsidRPr="00C83829" w:rsidRDefault="00813AA1" w:rsidP="00C83829">
            <w:pPr>
              <w:tabs>
                <w:tab w:val="left" w:pos="1290"/>
              </w:tabs>
              <w:rPr>
                <w:rFonts w:ascii="Times New Roman" w:hAnsi="Times New Roman" w:cs="Times New Roman"/>
                <w:noProof/>
                <w:szCs w:val="24"/>
              </w:rPr>
            </w:pPr>
            <w:r w:rsidRPr="00C83829">
              <w:rPr>
                <w:rFonts w:ascii="Times New Roman" w:hAnsi="Times New Roman" w:cs="Times New Roman"/>
                <w:noProof/>
                <w:szCs w:val="24"/>
              </w:rPr>
              <w:drawing>
                <wp:inline distT="0" distB="0" distL="0" distR="0" wp14:anchorId="6468991E" wp14:editId="1BC6F6A8">
                  <wp:extent cx="3099459" cy="2019300"/>
                  <wp:effectExtent l="19050" t="19050" r="24765" b="19050"/>
                  <wp:docPr id="1250695908" name="Picture 6"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95908" name="Picture 6" descr="A group of people posing for a photo&#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107844" cy="2024763"/>
                          </a:xfrm>
                          <a:prstGeom prst="rect">
                            <a:avLst/>
                          </a:prstGeom>
                          <a:ln>
                            <a:solidFill>
                              <a:schemeClr val="tx1"/>
                            </a:solidFill>
                          </a:ln>
                        </pic:spPr>
                      </pic:pic>
                    </a:graphicData>
                  </a:graphic>
                </wp:inline>
              </w:drawing>
            </w:r>
          </w:p>
        </w:tc>
      </w:tr>
      <w:tr w:rsidR="00813AA1" w:rsidRPr="00C83829" w14:paraId="054256D9" w14:textId="77777777" w:rsidTr="003A64A7">
        <w:tc>
          <w:tcPr>
            <w:tcW w:w="2695" w:type="dxa"/>
          </w:tcPr>
          <w:p w14:paraId="41370296" w14:textId="77777777" w:rsidR="00813AA1" w:rsidRPr="00C83829" w:rsidRDefault="00813AA1" w:rsidP="00C83829">
            <w:pPr>
              <w:rPr>
                <w:rFonts w:ascii="Times New Roman" w:hAnsi="Times New Roman" w:cs="Times New Roman"/>
                <w:szCs w:val="24"/>
              </w:rPr>
            </w:pPr>
          </w:p>
        </w:tc>
        <w:tc>
          <w:tcPr>
            <w:tcW w:w="6655" w:type="dxa"/>
          </w:tcPr>
          <w:p w14:paraId="766B1645" w14:textId="77777777" w:rsidR="00813AA1" w:rsidRPr="00C83829" w:rsidRDefault="00813AA1" w:rsidP="00C83829">
            <w:pPr>
              <w:tabs>
                <w:tab w:val="left" w:pos="1290"/>
              </w:tabs>
              <w:rPr>
                <w:rFonts w:ascii="Times New Roman" w:hAnsi="Times New Roman" w:cs="Times New Roman"/>
                <w:noProof/>
                <w:szCs w:val="24"/>
              </w:rPr>
            </w:pPr>
            <w:r w:rsidRPr="00C83829">
              <w:rPr>
                <w:rFonts w:ascii="Times New Roman" w:hAnsi="Times New Roman" w:cs="Times New Roman"/>
                <w:noProof/>
                <w:szCs w:val="24"/>
              </w:rPr>
              <w:drawing>
                <wp:inline distT="0" distB="0" distL="0" distR="0" wp14:anchorId="3AF14DF1" wp14:editId="661BF2D7">
                  <wp:extent cx="2752725" cy="2064543"/>
                  <wp:effectExtent l="19050" t="19050" r="9525" b="12065"/>
                  <wp:docPr id="928082628" name="Picture 2" descr="A group of people looking at a po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82628" name="Picture 2" descr="A group of people looking at a poster&#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52725" cy="2064543"/>
                          </a:xfrm>
                          <a:prstGeom prst="rect">
                            <a:avLst/>
                          </a:prstGeom>
                          <a:noFill/>
                          <a:ln>
                            <a:solidFill>
                              <a:schemeClr val="tx1"/>
                            </a:solidFill>
                          </a:ln>
                        </pic:spPr>
                      </pic:pic>
                    </a:graphicData>
                  </a:graphic>
                </wp:inline>
              </w:drawing>
            </w:r>
          </w:p>
        </w:tc>
      </w:tr>
      <w:tr w:rsidR="00813AA1" w:rsidRPr="00C83829" w14:paraId="0C386236" w14:textId="77777777" w:rsidTr="003A64A7">
        <w:tc>
          <w:tcPr>
            <w:tcW w:w="2695" w:type="dxa"/>
          </w:tcPr>
          <w:p w14:paraId="5D0A6705" w14:textId="77777777" w:rsidR="00813AA1" w:rsidRPr="00C83829" w:rsidRDefault="00813AA1" w:rsidP="00C83829">
            <w:pPr>
              <w:rPr>
                <w:rFonts w:ascii="Times New Roman" w:hAnsi="Times New Roman" w:cs="Times New Roman"/>
                <w:szCs w:val="24"/>
              </w:rPr>
            </w:pPr>
          </w:p>
        </w:tc>
        <w:tc>
          <w:tcPr>
            <w:tcW w:w="6655" w:type="dxa"/>
          </w:tcPr>
          <w:p w14:paraId="731F20C0" w14:textId="77777777" w:rsidR="00813AA1" w:rsidRPr="00C83829" w:rsidRDefault="00813AA1" w:rsidP="00C83829">
            <w:pPr>
              <w:tabs>
                <w:tab w:val="left" w:pos="1290"/>
              </w:tabs>
              <w:rPr>
                <w:rFonts w:ascii="Times New Roman" w:hAnsi="Times New Roman" w:cs="Times New Roman"/>
                <w:noProof/>
                <w:szCs w:val="24"/>
              </w:rPr>
            </w:pPr>
            <w:r w:rsidRPr="00C83829">
              <w:rPr>
                <w:rFonts w:ascii="Times New Roman" w:hAnsi="Times New Roman" w:cs="Times New Roman"/>
                <w:noProof/>
                <w:szCs w:val="24"/>
              </w:rPr>
              <w:drawing>
                <wp:inline distT="0" distB="0" distL="0" distR="0" wp14:anchorId="220BD06C" wp14:editId="59402215">
                  <wp:extent cx="2733675" cy="2050257"/>
                  <wp:effectExtent l="19050" t="19050" r="9525" b="26670"/>
                  <wp:docPr id="1963306736" name="Picture 3" descr="A group of people standing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06736" name="Picture 3" descr="A group of people standing in a room&#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33675" cy="2050257"/>
                          </a:xfrm>
                          <a:prstGeom prst="rect">
                            <a:avLst/>
                          </a:prstGeom>
                          <a:noFill/>
                          <a:ln>
                            <a:solidFill>
                              <a:schemeClr val="tx1"/>
                            </a:solidFill>
                          </a:ln>
                        </pic:spPr>
                      </pic:pic>
                    </a:graphicData>
                  </a:graphic>
                </wp:inline>
              </w:drawing>
            </w:r>
          </w:p>
        </w:tc>
      </w:tr>
    </w:tbl>
    <w:p w14:paraId="575F3DC2" w14:textId="77777777" w:rsidR="00813AA1" w:rsidRPr="00C83829" w:rsidRDefault="00813AA1" w:rsidP="00C83829">
      <w:pPr>
        <w:spacing w:after="0" w:line="240" w:lineRule="auto"/>
        <w:rPr>
          <w:rFonts w:ascii="Times New Roman" w:hAnsi="Times New Roman" w:cs="Times New Roman"/>
          <w:szCs w:val="24"/>
        </w:rPr>
      </w:pPr>
    </w:p>
    <w:tbl>
      <w:tblPr>
        <w:tblStyle w:val="TableGrid"/>
        <w:tblW w:w="0" w:type="auto"/>
        <w:tblLook w:val="04A0" w:firstRow="1" w:lastRow="0" w:firstColumn="1" w:lastColumn="0" w:noHBand="0" w:noVBand="1"/>
      </w:tblPr>
      <w:tblGrid>
        <w:gridCol w:w="2378"/>
        <w:gridCol w:w="6638"/>
      </w:tblGrid>
      <w:tr w:rsidR="00813AA1" w:rsidRPr="00C83829" w14:paraId="60EDC7DC" w14:textId="77777777" w:rsidTr="003A64A7">
        <w:tc>
          <w:tcPr>
            <w:tcW w:w="2695" w:type="dxa"/>
          </w:tcPr>
          <w:p w14:paraId="392BF312" w14:textId="77777777" w:rsidR="00813AA1" w:rsidRPr="00C83829" w:rsidRDefault="00813AA1" w:rsidP="00C83829">
            <w:pPr>
              <w:rPr>
                <w:rFonts w:ascii="Times New Roman" w:hAnsi="Times New Roman" w:cs="Times New Roman"/>
                <w:szCs w:val="24"/>
              </w:rPr>
            </w:pPr>
            <w:r w:rsidRPr="00C83829">
              <w:rPr>
                <w:rFonts w:ascii="Times New Roman" w:hAnsi="Times New Roman" w:cs="Times New Roman"/>
                <w:szCs w:val="24"/>
              </w:rPr>
              <w:lastRenderedPageBreak/>
              <w:t>Date</w:t>
            </w:r>
          </w:p>
        </w:tc>
        <w:tc>
          <w:tcPr>
            <w:tcW w:w="6655" w:type="dxa"/>
          </w:tcPr>
          <w:p w14:paraId="6618CFEE" w14:textId="179D32EA" w:rsidR="00813AA1" w:rsidRPr="00C83829" w:rsidRDefault="00813AA1" w:rsidP="00C83829">
            <w:pPr>
              <w:rPr>
                <w:rFonts w:ascii="Times New Roman" w:hAnsi="Times New Roman" w:cs="Times New Roman"/>
                <w:szCs w:val="24"/>
              </w:rPr>
            </w:pPr>
            <w:r w:rsidRPr="00C83829">
              <w:rPr>
                <w:rFonts w:ascii="Times New Roman" w:hAnsi="Times New Roman" w:cs="Times New Roman"/>
                <w:szCs w:val="24"/>
              </w:rPr>
              <w:t>18 June, 2025</w:t>
            </w:r>
          </w:p>
        </w:tc>
      </w:tr>
      <w:tr w:rsidR="00813AA1" w:rsidRPr="00C83829" w14:paraId="7B5E34EA" w14:textId="77777777" w:rsidTr="003A64A7">
        <w:tc>
          <w:tcPr>
            <w:tcW w:w="2695" w:type="dxa"/>
          </w:tcPr>
          <w:p w14:paraId="1D191A11" w14:textId="77777777" w:rsidR="00813AA1" w:rsidRPr="00C83829" w:rsidRDefault="00813AA1" w:rsidP="00C83829">
            <w:pPr>
              <w:rPr>
                <w:rFonts w:ascii="Times New Roman" w:hAnsi="Times New Roman" w:cs="Times New Roman"/>
                <w:szCs w:val="24"/>
              </w:rPr>
            </w:pPr>
            <w:r w:rsidRPr="00C83829">
              <w:rPr>
                <w:rFonts w:ascii="Times New Roman" w:hAnsi="Times New Roman" w:cs="Times New Roman"/>
                <w:szCs w:val="24"/>
              </w:rPr>
              <w:t>Title</w:t>
            </w:r>
          </w:p>
        </w:tc>
        <w:tc>
          <w:tcPr>
            <w:tcW w:w="6655" w:type="dxa"/>
          </w:tcPr>
          <w:p w14:paraId="6709BB2A" w14:textId="54553305" w:rsidR="00813AA1" w:rsidRPr="00C83829" w:rsidRDefault="00813AA1" w:rsidP="00C83829">
            <w:pPr>
              <w:rPr>
                <w:rFonts w:ascii="Times New Roman" w:hAnsi="Times New Roman" w:cs="Times New Roman"/>
                <w:b/>
                <w:bCs/>
                <w:szCs w:val="24"/>
              </w:rPr>
            </w:pPr>
            <w:r w:rsidRPr="00C83829">
              <w:rPr>
                <w:rFonts w:ascii="Times New Roman" w:hAnsi="Times New Roman" w:cs="Times New Roman"/>
                <w:szCs w:val="24"/>
              </w:rPr>
              <w:t>Public Seminar</w:t>
            </w:r>
            <w:r w:rsidR="003E7187" w:rsidRPr="00C83829">
              <w:rPr>
                <w:rFonts w:ascii="Times New Roman" w:hAnsi="Times New Roman" w:cs="Times New Roman"/>
                <w:szCs w:val="24"/>
              </w:rPr>
              <w:t xml:space="preserve"> on</w:t>
            </w:r>
            <w:r w:rsidRPr="00C83829">
              <w:rPr>
                <w:rFonts w:ascii="Times New Roman" w:hAnsi="Times New Roman" w:cs="Times New Roman"/>
                <w:szCs w:val="24"/>
              </w:rPr>
              <w:t xml:space="preserve"> ‘Wildfire Smoke: Health Impacts and Adaptation in Southeast Asia and Australia</w:t>
            </w:r>
            <w:r w:rsidR="003E7187" w:rsidRPr="00C83829">
              <w:rPr>
                <w:rFonts w:ascii="Times New Roman" w:hAnsi="Times New Roman" w:cs="Times New Roman"/>
                <w:szCs w:val="24"/>
              </w:rPr>
              <w:t>”</w:t>
            </w:r>
          </w:p>
        </w:tc>
      </w:tr>
      <w:tr w:rsidR="00813AA1" w:rsidRPr="00C83829" w14:paraId="1FE360E7" w14:textId="77777777" w:rsidTr="003A64A7">
        <w:tc>
          <w:tcPr>
            <w:tcW w:w="2695" w:type="dxa"/>
          </w:tcPr>
          <w:p w14:paraId="6820DC1B" w14:textId="77777777" w:rsidR="00813AA1" w:rsidRPr="00C83829" w:rsidRDefault="00813AA1" w:rsidP="00C83829">
            <w:pPr>
              <w:rPr>
                <w:rFonts w:ascii="Times New Roman" w:hAnsi="Times New Roman" w:cs="Times New Roman"/>
                <w:szCs w:val="24"/>
              </w:rPr>
            </w:pPr>
            <w:r w:rsidRPr="00C83829">
              <w:rPr>
                <w:rFonts w:ascii="Times New Roman" w:hAnsi="Times New Roman" w:cs="Times New Roman"/>
                <w:szCs w:val="24"/>
              </w:rPr>
              <w:t>paragraph</w:t>
            </w:r>
          </w:p>
        </w:tc>
        <w:tc>
          <w:tcPr>
            <w:tcW w:w="6655" w:type="dxa"/>
          </w:tcPr>
          <w:p w14:paraId="7ED8E186" w14:textId="3F86AD5D" w:rsidR="003E7187" w:rsidRPr="00C83829" w:rsidRDefault="00813AA1" w:rsidP="00C83829">
            <w:pPr>
              <w:jc w:val="both"/>
              <w:rPr>
                <w:rFonts w:ascii="Times New Roman" w:hAnsi="Times New Roman" w:cs="Times New Roman"/>
                <w:szCs w:val="24"/>
              </w:rPr>
            </w:pPr>
            <w:r w:rsidRPr="00C83829">
              <w:rPr>
                <w:rFonts w:ascii="Times New Roman" w:hAnsi="Times New Roman" w:cs="Times New Roman"/>
                <w:szCs w:val="24"/>
              </w:rPr>
              <w:t>On 18</w:t>
            </w:r>
            <w:r w:rsidR="003E7187" w:rsidRPr="00C83829">
              <w:rPr>
                <w:rFonts w:ascii="Times New Roman" w:hAnsi="Times New Roman" w:cs="Times New Roman"/>
                <w:szCs w:val="24"/>
                <w:vertAlign w:val="superscript"/>
              </w:rPr>
              <w:t>th</w:t>
            </w:r>
            <w:r w:rsidR="003E7187" w:rsidRPr="00C83829">
              <w:rPr>
                <w:rFonts w:ascii="Times New Roman" w:hAnsi="Times New Roman" w:cs="Times New Roman"/>
                <w:szCs w:val="24"/>
              </w:rPr>
              <w:t xml:space="preserve"> </w:t>
            </w:r>
            <w:r w:rsidRPr="00C83829">
              <w:rPr>
                <w:rFonts w:ascii="Times New Roman" w:hAnsi="Times New Roman" w:cs="Times New Roman"/>
                <w:szCs w:val="24"/>
              </w:rPr>
              <w:t xml:space="preserve">June 2025, the </w:t>
            </w:r>
            <w:r w:rsidR="00897ACB" w:rsidRPr="00C83829">
              <w:rPr>
                <w:rFonts w:ascii="Times New Roman" w:hAnsi="Times New Roman" w:cs="Times New Roman"/>
                <w:szCs w:val="24"/>
              </w:rPr>
              <w:t>AirQC</w:t>
            </w:r>
            <w:r w:rsidR="003E7187" w:rsidRPr="00C83829">
              <w:rPr>
                <w:rFonts w:ascii="Times New Roman" w:hAnsi="Times New Roman" w:cs="Times New Roman"/>
                <w:szCs w:val="24"/>
              </w:rPr>
              <w:t xml:space="preserve"> (</w:t>
            </w:r>
            <w:r w:rsidRPr="00C83829">
              <w:rPr>
                <w:rFonts w:ascii="Times New Roman" w:hAnsi="Times New Roman" w:cs="Times New Roman"/>
                <w:szCs w:val="24"/>
              </w:rPr>
              <w:t>AirQC</w:t>
            </w:r>
            <w:r w:rsidR="003E7187" w:rsidRPr="00C83829">
              <w:rPr>
                <w:rFonts w:ascii="Times New Roman" w:hAnsi="Times New Roman" w:cs="Times New Roman"/>
                <w:szCs w:val="24"/>
              </w:rPr>
              <w:t>)</w:t>
            </w:r>
            <w:r w:rsidRPr="00C83829">
              <w:rPr>
                <w:rFonts w:ascii="Times New Roman" w:hAnsi="Times New Roman" w:cs="Times New Roman"/>
                <w:szCs w:val="24"/>
              </w:rPr>
              <w:t xml:space="preserve"> hosted </w:t>
            </w:r>
            <w:r w:rsidR="003E7187" w:rsidRPr="00C83829">
              <w:rPr>
                <w:rFonts w:ascii="Times New Roman" w:hAnsi="Times New Roman" w:cs="Times New Roman"/>
                <w:szCs w:val="24"/>
              </w:rPr>
              <w:t xml:space="preserve">the </w:t>
            </w:r>
            <w:r w:rsidRPr="00C83829">
              <w:rPr>
                <w:rFonts w:ascii="Times New Roman" w:hAnsi="Times New Roman" w:cs="Times New Roman"/>
                <w:szCs w:val="24"/>
              </w:rPr>
              <w:t>public seminar on “Wildfire Smoke: Health Impacts and Adaptation in Southeast Asia and Australia”</w:t>
            </w:r>
            <w:r w:rsidR="003E7187" w:rsidRPr="00C83829">
              <w:rPr>
                <w:rFonts w:ascii="Times New Roman" w:hAnsi="Times New Roman" w:cs="Times New Roman"/>
                <w:szCs w:val="24"/>
              </w:rPr>
              <w:t>. This hybrid event</w:t>
            </w:r>
            <w:r w:rsidRPr="00C83829">
              <w:rPr>
                <w:rFonts w:ascii="Times New Roman" w:hAnsi="Times New Roman" w:cs="Times New Roman"/>
                <w:szCs w:val="24"/>
              </w:rPr>
              <w:t xml:space="preserve"> </w:t>
            </w:r>
            <w:r w:rsidR="003E7187" w:rsidRPr="00C83829">
              <w:rPr>
                <w:rFonts w:ascii="Times New Roman" w:hAnsi="Times New Roman" w:cs="Times New Roman"/>
                <w:szCs w:val="24"/>
              </w:rPr>
              <w:t xml:space="preserve">brought </w:t>
            </w:r>
            <w:r w:rsidRPr="00C83829">
              <w:rPr>
                <w:rFonts w:ascii="Times New Roman" w:hAnsi="Times New Roman" w:cs="Times New Roman"/>
                <w:szCs w:val="24"/>
              </w:rPr>
              <w:t xml:space="preserve">together </w:t>
            </w:r>
            <w:commentRangeStart w:id="28"/>
            <w:r w:rsidR="003E7187" w:rsidRPr="00C83829">
              <w:rPr>
                <w:rFonts w:ascii="Times New Roman" w:hAnsi="Times New Roman" w:cs="Times New Roman"/>
                <w:szCs w:val="24"/>
              </w:rPr>
              <w:t>//</w:t>
            </w:r>
            <w:commentRangeEnd w:id="28"/>
            <w:r w:rsidR="003E7187" w:rsidRPr="00C83829">
              <w:rPr>
                <w:rStyle w:val="CommentReference"/>
                <w:rFonts w:ascii="Times New Roman" w:hAnsi="Times New Roman" w:cs="Times New Roman"/>
                <w:sz w:val="24"/>
                <w:szCs w:val="24"/>
              </w:rPr>
              <w:commentReference w:id="28"/>
            </w:r>
            <w:r w:rsidR="003E7187" w:rsidRPr="00C83829">
              <w:rPr>
                <w:rFonts w:ascii="Times New Roman" w:hAnsi="Times New Roman" w:cs="Times New Roman"/>
                <w:szCs w:val="24"/>
              </w:rPr>
              <w:t xml:space="preserve"> </w:t>
            </w:r>
            <w:r w:rsidRPr="00C83829">
              <w:rPr>
                <w:rFonts w:ascii="Times New Roman" w:hAnsi="Times New Roman" w:cs="Times New Roman"/>
                <w:szCs w:val="24"/>
              </w:rPr>
              <w:t xml:space="preserve">regional and international experts to discuss health risks from </w:t>
            </w:r>
            <w:proofErr w:type="gramStart"/>
            <w:r w:rsidRPr="00C83829">
              <w:rPr>
                <w:rFonts w:ascii="Times New Roman" w:hAnsi="Times New Roman" w:cs="Times New Roman"/>
                <w:szCs w:val="24"/>
              </w:rPr>
              <w:t>wildfire</w:t>
            </w:r>
            <w:proofErr w:type="gramEnd"/>
            <w:r w:rsidRPr="00C83829">
              <w:rPr>
                <w:rFonts w:ascii="Times New Roman" w:hAnsi="Times New Roman" w:cs="Times New Roman"/>
                <w:szCs w:val="24"/>
              </w:rPr>
              <w:t xml:space="preserve"> smoke and haze under climate change. </w:t>
            </w:r>
          </w:p>
          <w:p w14:paraId="5B835D10" w14:textId="77777777" w:rsidR="003E7187" w:rsidRPr="00C83829" w:rsidRDefault="003E7187" w:rsidP="00C83829">
            <w:pPr>
              <w:jc w:val="both"/>
              <w:rPr>
                <w:rFonts w:ascii="Times New Roman" w:hAnsi="Times New Roman" w:cs="Times New Roman"/>
                <w:szCs w:val="24"/>
              </w:rPr>
            </w:pPr>
          </w:p>
          <w:p w14:paraId="47F1651B" w14:textId="11E1F51E" w:rsidR="003E7187" w:rsidRPr="00C83829" w:rsidRDefault="003E7187" w:rsidP="00C83829">
            <w:pPr>
              <w:jc w:val="both"/>
              <w:rPr>
                <w:rFonts w:ascii="Times New Roman" w:hAnsi="Times New Roman" w:cs="Times New Roman"/>
                <w:szCs w:val="24"/>
              </w:rPr>
            </w:pPr>
            <w:r w:rsidRPr="00C83829">
              <w:rPr>
                <w:rFonts w:ascii="Times New Roman" w:hAnsi="Times New Roman" w:cs="Times New Roman"/>
                <w:szCs w:val="24"/>
              </w:rPr>
              <w:t>The event is within</w:t>
            </w:r>
            <w:r w:rsidR="00813AA1" w:rsidRPr="00C83829">
              <w:rPr>
                <w:rFonts w:ascii="Times New Roman" w:hAnsi="Times New Roman" w:cs="Times New Roman"/>
                <w:szCs w:val="24"/>
              </w:rPr>
              <w:t xml:space="preserve"> the</w:t>
            </w:r>
            <w:r w:rsidRPr="00C83829">
              <w:rPr>
                <w:rFonts w:ascii="Times New Roman" w:hAnsi="Times New Roman" w:cs="Times New Roman"/>
                <w:szCs w:val="24"/>
              </w:rPr>
              <w:t xml:space="preserve"> framework </w:t>
            </w:r>
            <w:commentRangeStart w:id="29"/>
            <w:r w:rsidRPr="00C83829">
              <w:rPr>
                <w:rFonts w:ascii="Times New Roman" w:hAnsi="Times New Roman" w:cs="Times New Roman"/>
                <w:szCs w:val="24"/>
              </w:rPr>
              <w:t>of</w:t>
            </w:r>
            <w:r w:rsidR="00813AA1" w:rsidRPr="00C83829">
              <w:rPr>
                <w:rFonts w:ascii="Times New Roman" w:hAnsi="Times New Roman" w:cs="Times New Roman"/>
                <w:szCs w:val="24"/>
              </w:rPr>
              <w:t xml:space="preserve"> CANBREATHE and HEAL-HAZE projects</w:t>
            </w:r>
            <w:commentRangeEnd w:id="29"/>
            <w:r w:rsidRPr="00C83829">
              <w:rPr>
                <w:rStyle w:val="CommentReference"/>
                <w:rFonts w:ascii="Times New Roman" w:hAnsi="Times New Roman" w:cs="Times New Roman"/>
                <w:sz w:val="24"/>
                <w:szCs w:val="24"/>
              </w:rPr>
              <w:commentReference w:id="29"/>
            </w:r>
            <w:r w:rsidRPr="00C83829">
              <w:rPr>
                <w:rFonts w:ascii="Times New Roman" w:hAnsi="Times New Roman" w:cs="Times New Roman"/>
                <w:szCs w:val="24"/>
              </w:rPr>
              <w:t>. Before the public seminar happened, Dr. Lai Nguyen Huy presented an overview of the AirQC, highlighting its key research areas and projects.</w:t>
            </w:r>
          </w:p>
          <w:p w14:paraId="0DACF1A8" w14:textId="77777777" w:rsidR="003E7187" w:rsidRPr="00C83829" w:rsidRDefault="003E7187" w:rsidP="00C83829">
            <w:pPr>
              <w:jc w:val="both"/>
              <w:rPr>
                <w:rFonts w:ascii="Times New Roman" w:hAnsi="Times New Roman" w:cs="Times New Roman"/>
                <w:szCs w:val="24"/>
              </w:rPr>
            </w:pPr>
          </w:p>
          <w:p w14:paraId="384AB1D6" w14:textId="43F134BE" w:rsidR="00813AA1" w:rsidRPr="00C83829" w:rsidRDefault="003E7187" w:rsidP="00C83829">
            <w:pPr>
              <w:jc w:val="both"/>
              <w:rPr>
                <w:rFonts w:ascii="Times New Roman" w:hAnsi="Times New Roman" w:cs="Times New Roman"/>
                <w:szCs w:val="24"/>
              </w:rPr>
            </w:pPr>
            <w:r w:rsidRPr="00C83829">
              <w:rPr>
                <w:rFonts w:ascii="Times New Roman" w:hAnsi="Times New Roman" w:cs="Times New Roman"/>
                <w:szCs w:val="24"/>
              </w:rPr>
              <w:t>T</w:t>
            </w:r>
            <w:r w:rsidR="00813AA1" w:rsidRPr="00C83829">
              <w:rPr>
                <w:rFonts w:ascii="Times New Roman" w:hAnsi="Times New Roman" w:cs="Times New Roman"/>
                <w:szCs w:val="24"/>
              </w:rPr>
              <w:t>he event focused on climate attribution, health assessments, and adaptation for vulnerable groups. Key presentations covered early warning systems, health effects, and interventions like clean air rooms. The seminar also promoted policy dialogue and science-based regional planning.</w:t>
            </w:r>
            <w:r w:rsidRPr="00C83829">
              <w:rPr>
                <w:rFonts w:ascii="Times New Roman" w:hAnsi="Times New Roman" w:cs="Times New Roman"/>
                <w:szCs w:val="24"/>
              </w:rPr>
              <w:t xml:space="preserve"> Prof. Kim Oanh, </w:t>
            </w:r>
            <w:r w:rsidR="00F96238" w:rsidRPr="00C83829">
              <w:rPr>
                <w:rFonts w:ascii="Times New Roman" w:hAnsi="Times New Roman" w:cs="Times New Roman"/>
                <w:szCs w:val="24"/>
              </w:rPr>
              <w:t>Director of AirQC</w:t>
            </w:r>
            <w:r w:rsidRPr="00C83829">
              <w:rPr>
                <w:rFonts w:ascii="Times New Roman" w:hAnsi="Times New Roman" w:cs="Times New Roman"/>
                <w:szCs w:val="24"/>
              </w:rPr>
              <w:t xml:space="preserve">, was also the panelist </w:t>
            </w:r>
            <w:proofErr w:type="gramStart"/>
            <w:r w:rsidRPr="00C83829">
              <w:rPr>
                <w:rFonts w:ascii="Times New Roman" w:hAnsi="Times New Roman" w:cs="Times New Roman"/>
                <w:szCs w:val="24"/>
              </w:rPr>
              <w:t>of</w:t>
            </w:r>
            <w:proofErr w:type="gramEnd"/>
            <w:r w:rsidRPr="00C83829">
              <w:rPr>
                <w:rFonts w:ascii="Times New Roman" w:hAnsi="Times New Roman" w:cs="Times New Roman"/>
                <w:szCs w:val="24"/>
              </w:rPr>
              <w:t xml:space="preserve"> the event, sharing her valuable insight </w:t>
            </w:r>
            <w:proofErr w:type="gramStart"/>
            <w:r w:rsidRPr="00C83829">
              <w:rPr>
                <w:rFonts w:ascii="Times New Roman" w:hAnsi="Times New Roman" w:cs="Times New Roman"/>
                <w:szCs w:val="24"/>
              </w:rPr>
              <w:t>on the situation of</w:t>
            </w:r>
            <w:proofErr w:type="gramEnd"/>
            <w:r w:rsidRPr="00C83829">
              <w:rPr>
                <w:rFonts w:ascii="Times New Roman" w:hAnsi="Times New Roman" w:cs="Times New Roman"/>
                <w:szCs w:val="24"/>
              </w:rPr>
              <w:t xml:space="preserve"> wildfire in Southeast Asia and its effects.</w:t>
            </w:r>
          </w:p>
          <w:p w14:paraId="164186DB" w14:textId="77777777" w:rsidR="00813AA1" w:rsidRPr="00C83829" w:rsidRDefault="00813AA1" w:rsidP="00C83829">
            <w:pPr>
              <w:jc w:val="both"/>
              <w:rPr>
                <w:rFonts w:ascii="Times New Roman" w:hAnsi="Times New Roman" w:cs="Times New Roman"/>
                <w:szCs w:val="24"/>
              </w:rPr>
            </w:pPr>
          </w:p>
          <w:p w14:paraId="247248E5" w14:textId="06BCAFF5" w:rsidR="00813AA1" w:rsidRPr="00C83829" w:rsidRDefault="003E7187" w:rsidP="00C83829">
            <w:pPr>
              <w:jc w:val="both"/>
              <w:rPr>
                <w:rFonts w:ascii="Times New Roman" w:hAnsi="Times New Roman" w:cs="Times New Roman"/>
                <w:szCs w:val="24"/>
              </w:rPr>
            </w:pPr>
            <w:r w:rsidRPr="00C83829">
              <w:rPr>
                <w:rFonts w:ascii="Times New Roman" w:hAnsi="Times New Roman" w:cs="Times New Roman"/>
                <w:szCs w:val="24"/>
              </w:rPr>
              <w:t>On the same date</w:t>
            </w:r>
            <w:r w:rsidR="00813AA1" w:rsidRPr="00C83829">
              <w:rPr>
                <w:rFonts w:ascii="Times New Roman" w:hAnsi="Times New Roman" w:cs="Times New Roman"/>
                <w:szCs w:val="24"/>
              </w:rPr>
              <w:t xml:space="preserve">, </w:t>
            </w:r>
            <w:r w:rsidRPr="00C83829">
              <w:rPr>
                <w:rFonts w:ascii="Times New Roman" w:hAnsi="Times New Roman" w:cs="Times New Roman"/>
                <w:szCs w:val="24"/>
              </w:rPr>
              <w:t xml:space="preserve">AirQC hosted the guests </w:t>
            </w:r>
            <w:r w:rsidR="00813AA1" w:rsidRPr="00C83829">
              <w:rPr>
                <w:rFonts w:ascii="Times New Roman" w:hAnsi="Times New Roman" w:cs="Times New Roman"/>
                <w:szCs w:val="24"/>
              </w:rPr>
              <w:t xml:space="preserve">to a guided laboratory tour of AIT’s research facilities, including the </w:t>
            </w:r>
            <w:r w:rsidRPr="00C83829">
              <w:rPr>
                <w:rFonts w:ascii="Times New Roman" w:hAnsi="Times New Roman" w:cs="Times New Roman"/>
                <w:szCs w:val="24"/>
              </w:rPr>
              <w:t>Environmental Engineering and Management (</w:t>
            </w:r>
            <w:r w:rsidR="00813AA1" w:rsidRPr="00C83829">
              <w:rPr>
                <w:rFonts w:ascii="Times New Roman" w:hAnsi="Times New Roman" w:cs="Times New Roman"/>
                <w:szCs w:val="24"/>
              </w:rPr>
              <w:t>EEM</w:t>
            </w:r>
            <w:r w:rsidRPr="00C83829">
              <w:rPr>
                <w:rFonts w:ascii="Times New Roman" w:hAnsi="Times New Roman" w:cs="Times New Roman"/>
                <w:szCs w:val="24"/>
              </w:rPr>
              <w:t>)</w:t>
            </w:r>
            <w:r w:rsidR="00813AA1" w:rsidRPr="00C83829">
              <w:rPr>
                <w:rFonts w:ascii="Times New Roman" w:hAnsi="Times New Roman" w:cs="Times New Roman"/>
                <w:szCs w:val="24"/>
              </w:rPr>
              <w:t xml:space="preserve"> Ambient Laboratory, Air Quality Modeling Laboratory, and the EEM Main Laboratory</w:t>
            </w:r>
            <w:r w:rsidR="00D32937" w:rsidRPr="00C83829">
              <w:rPr>
                <w:rFonts w:ascii="Times New Roman" w:hAnsi="Times New Roman" w:cs="Times New Roman"/>
                <w:szCs w:val="24"/>
              </w:rPr>
              <w:t>.</w:t>
            </w:r>
          </w:p>
          <w:p w14:paraId="10F2D676" w14:textId="77777777" w:rsidR="00D32937" w:rsidRPr="00C83829" w:rsidRDefault="00D32937" w:rsidP="00C83829">
            <w:pPr>
              <w:jc w:val="both"/>
              <w:rPr>
                <w:rFonts w:ascii="Times New Roman" w:hAnsi="Times New Roman" w:cs="Times New Roman"/>
                <w:szCs w:val="24"/>
              </w:rPr>
            </w:pPr>
          </w:p>
          <w:p w14:paraId="1D49D6A2" w14:textId="55023CDF" w:rsidR="00813AA1" w:rsidRPr="00C83829" w:rsidRDefault="00D32937" w:rsidP="00C83829">
            <w:pPr>
              <w:jc w:val="both"/>
              <w:rPr>
                <w:rFonts w:ascii="Times New Roman" w:hAnsi="Times New Roman" w:cs="Times New Roman"/>
                <w:szCs w:val="24"/>
              </w:rPr>
            </w:pPr>
            <w:r w:rsidRPr="00C83829">
              <w:rPr>
                <w:rFonts w:ascii="Times New Roman" w:hAnsi="Times New Roman" w:cs="Times New Roman"/>
                <w:szCs w:val="24"/>
              </w:rPr>
              <w:t xml:space="preserve">The details of the public seminar can be found </w:t>
            </w:r>
            <w:r w:rsidR="006C7EED" w:rsidRPr="00C83829">
              <w:rPr>
                <w:rFonts w:ascii="Times New Roman" w:hAnsi="Times New Roman" w:cs="Times New Roman"/>
                <w:szCs w:val="24"/>
              </w:rPr>
              <w:t xml:space="preserve">t </w:t>
            </w:r>
            <w:hyperlink r:id="rId56" w:history="1">
              <w:r w:rsidR="006C7EED" w:rsidRPr="00C83829">
                <w:rPr>
                  <w:rStyle w:val="Hyperlink"/>
                  <w:rFonts w:ascii="Times New Roman" w:hAnsi="Times New Roman" w:cs="Times New Roman"/>
                  <w:szCs w:val="24"/>
                </w:rPr>
                <w:t>https://ait.ac.th/event/public-seminar-wildfire-smoke-health-impacts-and-adaptation-in-southeast-asia-and-australia/</w:t>
              </w:r>
            </w:hyperlink>
          </w:p>
          <w:p w14:paraId="4FA8F59D" w14:textId="480731AC" w:rsidR="006C7EED" w:rsidRPr="00C83829" w:rsidRDefault="006C7EED" w:rsidP="00C83829">
            <w:pPr>
              <w:jc w:val="both"/>
              <w:rPr>
                <w:rFonts w:ascii="Times New Roman" w:hAnsi="Times New Roman" w:cs="Times New Roman"/>
                <w:szCs w:val="24"/>
              </w:rPr>
            </w:pPr>
          </w:p>
        </w:tc>
      </w:tr>
      <w:tr w:rsidR="00813AA1" w:rsidRPr="00C83829" w14:paraId="1AD51257" w14:textId="77777777" w:rsidTr="003A64A7">
        <w:tc>
          <w:tcPr>
            <w:tcW w:w="2695" w:type="dxa"/>
          </w:tcPr>
          <w:p w14:paraId="710941BA" w14:textId="77777777" w:rsidR="00813AA1" w:rsidRPr="00C83829" w:rsidRDefault="00813AA1" w:rsidP="00C83829">
            <w:pPr>
              <w:rPr>
                <w:rFonts w:ascii="Times New Roman" w:hAnsi="Times New Roman" w:cs="Times New Roman"/>
                <w:szCs w:val="24"/>
              </w:rPr>
            </w:pPr>
            <w:r w:rsidRPr="00C83829">
              <w:rPr>
                <w:rFonts w:ascii="Times New Roman" w:hAnsi="Times New Roman" w:cs="Times New Roman"/>
                <w:szCs w:val="24"/>
              </w:rPr>
              <w:t>Photo</w:t>
            </w:r>
          </w:p>
        </w:tc>
        <w:tc>
          <w:tcPr>
            <w:tcW w:w="6655" w:type="dxa"/>
          </w:tcPr>
          <w:p w14:paraId="0B2B652C" w14:textId="322D405E" w:rsidR="00813AA1" w:rsidRPr="00C83829" w:rsidRDefault="00813AA1" w:rsidP="00C83829">
            <w:pPr>
              <w:tabs>
                <w:tab w:val="left" w:pos="1290"/>
              </w:tabs>
              <w:rPr>
                <w:rFonts w:ascii="Times New Roman" w:hAnsi="Times New Roman" w:cs="Times New Roman"/>
                <w:szCs w:val="24"/>
              </w:rPr>
            </w:pPr>
            <w:r w:rsidRPr="00C83829">
              <w:rPr>
                <w:rFonts w:ascii="Times New Roman" w:hAnsi="Times New Roman" w:cs="Times New Roman"/>
                <w:noProof/>
                <w:szCs w:val="24"/>
              </w:rPr>
              <w:drawing>
                <wp:anchor distT="0" distB="0" distL="114300" distR="114300" simplePos="0" relativeHeight="251661312" behindDoc="0" locked="0" layoutInCell="1" allowOverlap="1" wp14:anchorId="0D0B1444" wp14:editId="7D153E6E">
                  <wp:simplePos x="0" y="0"/>
                  <wp:positionH relativeFrom="column">
                    <wp:posOffset>-3175</wp:posOffset>
                  </wp:positionH>
                  <wp:positionV relativeFrom="paragraph">
                    <wp:posOffset>202565</wp:posOffset>
                  </wp:positionV>
                  <wp:extent cx="4003675" cy="2149475"/>
                  <wp:effectExtent l="19050" t="19050" r="15875" b="22225"/>
                  <wp:wrapThrough wrapText="bothSides">
                    <wp:wrapPolygon edited="0">
                      <wp:start x="-103" y="-191"/>
                      <wp:lineTo x="-103" y="21632"/>
                      <wp:lineTo x="21583" y="21632"/>
                      <wp:lineTo x="21583" y="-191"/>
                      <wp:lineTo x="-103" y="-191"/>
                    </wp:wrapPolygon>
                  </wp:wrapThrough>
                  <wp:docPr id="1727335206" name="Picture 2" descr="A group of people standing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35206" name="Picture 2" descr="A group of people standing in a room&#10;&#10;AI-generated content may be incorrect."/>
                          <pic:cNvPicPr/>
                        </pic:nvPicPr>
                        <pic:blipFill rotWithShape="1">
                          <a:blip r:embed="rId57" cstate="print">
                            <a:extLst>
                              <a:ext uri="{28A0092B-C50C-407E-A947-70E740481C1C}">
                                <a14:useLocalDpi xmlns:a14="http://schemas.microsoft.com/office/drawing/2010/main" val="0"/>
                              </a:ext>
                            </a:extLst>
                          </a:blip>
                          <a:srcRect l="3169" t="29109" r="5633" b="5633"/>
                          <a:stretch>
                            <a:fillRect/>
                          </a:stretch>
                        </pic:blipFill>
                        <pic:spPr bwMode="auto">
                          <a:xfrm>
                            <a:off x="0" y="0"/>
                            <a:ext cx="4003675" cy="21494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813AA1" w:rsidRPr="00C83829" w14:paraId="2A2C7888" w14:textId="77777777" w:rsidTr="003A64A7">
        <w:tc>
          <w:tcPr>
            <w:tcW w:w="2695" w:type="dxa"/>
          </w:tcPr>
          <w:p w14:paraId="7AC2459D" w14:textId="77777777" w:rsidR="00813AA1" w:rsidRPr="00C83829" w:rsidRDefault="00813AA1" w:rsidP="00C83829">
            <w:pPr>
              <w:rPr>
                <w:rFonts w:ascii="Times New Roman" w:hAnsi="Times New Roman" w:cs="Times New Roman"/>
                <w:szCs w:val="24"/>
              </w:rPr>
            </w:pPr>
          </w:p>
        </w:tc>
        <w:tc>
          <w:tcPr>
            <w:tcW w:w="6655" w:type="dxa"/>
          </w:tcPr>
          <w:p w14:paraId="09F57F97" w14:textId="1DDF2892" w:rsidR="00813AA1" w:rsidRPr="00C83829" w:rsidRDefault="00813AA1" w:rsidP="00C83829">
            <w:pPr>
              <w:tabs>
                <w:tab w:val="left" w:pos="1290"/>
              </w:tabs>
              <w:rPr>
                <w:rFonts w:ascii="Times New Roman" w:hAnsi="Times New Roman" w:cs="Times New Roman"/>
                <w:noProof/>
                <w:szCs w:val="24"/>
              </w:rPr>
            </w:pPr>
            <w:r w:rsidRPr="00C83829">
              <w:rPr>
                <w:rFonts w:ascii="Times New Roman" w:hAnsi="Times New Roman" w:cs="Times New Roman"/>
                <w:noProof/>
                <w:szCs w:val="24"/>
              </w:rPr>
              <w:drawing>
                <wp:anchor distT="0" distB="0" distL="114300" distR="114300" simplePos="0" relativeHeight="251663360" behindDoc="0" locked="0" layoutInCell="1" allowOverlap="1" wp14:anchorId="15242C07" wp14:editId="27B9CADB">
                  <wp:simplePos x="0" y="0"/>
                  <wp:positionH relativeFrom="column">
                    <wp:posOffset>-3175</wp:posOffset>
                  </wp:positionH>
                  <wp:positionV relativeFrom="paragraph">
                    <wp:posOffset>203200</wp:posOffset>
                  </wp:positionV>
                  <wp:extent cx="1517650" cy="2149475"/>
                  <wp:effectExtent l="19050" t="19050" r="25400" b="22225"/>
                  <wp:wrapThrough wrapText="bothSides">
                    <wp:wrapPolygon edited="0">
                      <wp:start x="-271" y="-191"/>
                      <wp:lineTo x="-271" y="21632"/>
                      <wp:lineTo x="21690" y="21632"/>
                      <wp:lineTo x="21690" y="-191"/>
                      <wp:lineTo x="-271" y="-191"/>
                    </wp:wrapPolygon>
                  </wp:wrapThrough>
                  <wp:docPr id="1118998903" name="Picture 1" descr="A poster with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98903" name="Picture 1" descr="A poster with a group of people&#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517650" cy="21494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commentRangeStart w:id="30"/>
            <w:commentRangeEnd w:id="30"/>
            <w:r w:rsidR="00D32937" w:rsidRPr="00C83829">
              <w:rPr>
                <w:rStyle w:val="CommentReference"/>
                <w:rFonts w:ascii="Times New Roman" w:hAnsi="Times New Roman" w:cs="Times New Roman"/>
                <w:sz w:val="24"/>
                <w:szCs w:val="24"/>
              </w:rPr>
              <w:commentReference w:id="30"/>
            </w:r>
          </w:p>
        </w:tc>
      </w:tr>
      <w:tr w:rsidR="00813AA1" w:rsidRPr="00C83829" w14:paraId="7DA7C4C0" w14:textId="77777777" w:rsidTr="003A64A7">
        <w:tc>
          <w:tcPr>
            <w:tcW w:w="2695" w:type="dxa"/>
          </w:tcPr>
          <w:p w14:paraId="31B26103" w14:textId="77777777" w:rsidR="00813AA1" w:rsidRPr="00C83829" w:rsidRDefault="00813AA1" w:rsidP="00C83829">
            <w:pPr>
              <w:rPr>
                <w:rFonts w:ascii="Times New Roman" w:hAnsi="Times New Roman" w:cs="Times New Roman"/>
                <w:szCs w:val="24"/>
              </w:rPr>
            </w:pPr>
          </w:p>
        </w:tc>
        <w:tc>
          <w:tcPr>
            <w:tcW w:w="6655" w:type="dxa"/>
          </w:tcPr>
          <w:p w14:paraId="234087D5" w14:textId="420A4D4F" w:rsidR="00813AA1" w:rsidRPr="00C83829" w:rsidRDefault="00813AA1" w:rsidP="00C83829">
            <w:pPr>
              <w:tabs>
                <w:tab w:val="left" w:pos="1290"/>
              </w:tabs>
              <w:rPr>
                <w:rFonts w:ascii="Times New Roman" w:hAnsi="Times New Roman" w:cs="Times New Roman"/>
                <w:noProof/>
                <w:szCs w:val="24"/>
              </w:rPr>
            </w:pPr>
            <w:r w:rsidRPr="00C83829">
              <w:rPr>
                <w:rFonts w:ascii="Times New Roman" w:hAnsi="Times New Roman" w:cs="Times New Roman"/>
                <w:b/>
                <w:bCs/>
                <w:noProof/>
                <w:szCs w:val="24"/>
              </w:rPr>
              <w:drawing>
                <wp:anchor distT="0" distB="0" distL="114300" distR="114300" simplePos="0" relativeHeight="251665408" behindDoc="0" locked="0" layoutInCell="1" allowOverlap="1" wp14:anchorId="20449A08" wp14:editId="02D5DF94">
                  <wp:simplePos x="0" y="0"/>
                  <wp:positionH relativeFrom="column">
                    <wp:posOffset>-3175</wp:posOffset>
                  </wp:positionH>
                  <wp:positionV relativeFrom="paragraph">
                    <wp:posOffset>198120</wp:posOffset>
                  </wp:positionV>
                  <wp:extent cx="2893060" cy="2162175"/>
                  <wp:effectExtent l="19050" t="19050" r="21590" b="28575"/>
                  <wp:wrapThrough wrapText="bothSides">
                    <wp:wrapPolygon edited="0">
                      <wp:start x="-142" y="-190"/>
                      <wp:lineTo x="-142" y="21695"/>
                      <wp:lineTo x="21619" y="21695"/>
                      <wp:lineTo x="21619" y="-190"/>
                      <wp:lineTo x="-142" y="-190"/>
                    </wp:wrapPolygon>
                  </wp:wrapThrough>
                  <wp:docPr id="1982568255" name="Picture 1" descr="A group of people standing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68255" name="Picture 1" descr="A group of people standing in a room&#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893060" cy="21621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tc>
      </w:tr>
      <w:tr w:rsidR="00813AA1" w:rsidRPr="00C83829" w14:paraId="2EE4A4D0" w14:textId="77777777" w:rsidTr="003A64A7">
        <w:tc>
          <w:tcPr>
            <w:tcW w:w="2695" w:type="dxa"/>
          </w:tcPr>
          <w:p w14:paraId="130C0793" w14:textId="77777777" w:rsidR="00813AA1" w:rsidRPr="00C83829" w:rsidRDefault="00813AA1" w:rsidP="00C83829">
            <w:pPr>
              <w:rPr>
                <w:rFonts w:ascii="Times New Roman" w:hAnsi="Times New Roman" w:cs="Times New Roman"/>
                <w:szCs w:val="24"/>
              </w:rPr>
            </w:pPr>
          </w:p>
        </w:tc>
        <w:tc>
          <w:tcPr>
            <w:tcW w:w="6655" w:type="dxa"/>
          </w:tcPr>
          <w:p w14:paraId="4F8B5264" w14:textId="5A24CFD0" w:rsidR="00813AA1" w:rsidRPr="00C83829" w:rsidRDefault="00813AA1" w:rsidP="00C83829">
            <w:pPr>
              <w:tabs>
                <w:tab w:val="left" w:pos="1290"/>
              </w:tabs>
              <w:rPr>
                <w:rFonts w:ascii="Times New Roman" w:hAnsi="Times New Roman" w:cs="Times New Roman"/>
                <w:noProof/>
                <w:szCs w:val="24"/>
              </w:rPr>
            </w:pPr>
            <w:r w:rsidRPr="00C83829">
              <w:rPr>
                <w:rFonts w:ascii="Times New Roman" w:hAnsi="Times New Roman" w:cs="Times New Roman"/>
                <w:noProof/>
                <w:szCs w:val="24"/>
              </w:rPr>
              <w:drawing>
                <wp:anchor distT="0" distB="0" distL="114300" distR="114300" simplePos="0" relativeHeight="251667456" behindDoc="0" locked="0" layoutInCell="1" allowOverlap="1" wp14:anchorId="51454AD5" wp14:editId="6A54B946">
                  <wp:simplePos x="0" y="0"/>
                  <wp:positionH relativeFrom="column">
                    <wp:posOffset>-3175</wp:posOffset>
                  </wp:positionH>
                  <wp:positionV relativeFrom="paragraph">
                    <wp:posOffset>194310</wp:posOffset>
                  </wp:positionV>
                  <wp:extent cx="2883535" cy="2162175"/>
                  <wp:effectExtent l="19050" t="19050" r="12065" b="28575"/>
                  <wp:wrapThrough wrapText="bothSides">
                    <wp:wrapPolygon edited="0">
                      <wp:start x="-143" y="-190"/>
                      <wp:lineTo x="-143" y="21695"/>
                      <wp:lineTo x="21548" y="21695"/>
                      <wp:lineTo x="21548" y="-190"/>
                      <wp:lineTo x="-143" y="-190"/>
                    </wp:wrapPolygon>
                  </wp:wrapThrough>
                  <wp:docPr id="11" name="Picture 10" descr="A group of people standing in a room&#10;&#10;AI-generated content may be incorrect.">
                    <a:extLst xmlns:a="http://schemas.openxmlformats.org/drawingml/2006/main">
                      <a:ext uri="{FF2B5EF4-FFF2-40B4-BE49-F238E27FC236}">
                        <a16:creationId xmlns:a16="http://schemas.microsoft.com/office/drawing/2014/main" id="{02ECCB62-4956-1B33-A4AA-54F130DD10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group of people standing in a room&#10;&#10;AI-generated content may be incorrect.">
                            <a:extLst>
                              <a:ext uri="{FF2B5EF4-FFF2-40B4-BE49-F238E27FC236}">
                                <a16:creationId xmlns:a16="http://schemas.microsoft.com/office/drawing/2014/main" id="{02ECCB62-4956-1B33-A4AA-54F130DD10B8}"/>
                              </a:ext>
                            </a:extLst>
                          </pic:cNvPr>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883535" cy="21621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tc>
      </w:tr>
    </w:tbl>
    <w:p w14:paraId="57DDFC9A" w14:textId="77777777" w:rsidR="004160C0" w:rsidRPr="00C83829" w:rsidRDefault="004160C0" w:rsidP="00C83829">
      <w:pPr>
        <w:spacing w:after="0" w:line="240" w:lineRule="auto"/>
        <w:rPr>
          <w:rFonts w:ascii="Times New Roman" w:hAnsi="Times New Roman" w:cs="Times New Roman"/>
          <w:szCs w:val="24"/>
        </w:rPr>
      </w:pPr>
    </w:p>
    <w:sectPr w:rsidR="004160C0" w:rsidRPr="00C83829" w:rsidSect="00AF6C7C">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im Oanh Nguyen Thi" w:date="2025-10-26T15:14:00Z" w:initials="KN">
    <w:p w14:paraId="43346911" w14:textId="73489F6D" w:rsidR="00EB5BD8" w:rsidRDefault="00EB5BD8">
      <w:pPr>
        <w:pStyle w:val="CommentText"/>
      </w:pPr>
      <w:r>
        <w:rPr>
          <w:rStyle w:val="CommentReference"/>
        </w:rPr>
        <w:annotationRef/>
      </w:r>
      <w:r>
        <w:t>Deputy Director</w:t>
      </w:r>
    </w:p>
  </w:comment>
  <w:comment w:id="1" w:author="Huy Nguyen Lai" w:date="2025-10-24T15:06:00Z" w:initials="HN">
    <w:p w14:paraId="27667377" w14:textId="77777777" w:rsidR="00C01347" w:rsidRDefault="00C01347" w:rsidP="00C01347">
      <w:pPr>
        <w:pStyle w:val="CommentText"/>
      </w:pPr>
      <w:r>
        <w:rPr>
          <w:rStyle w:val="CommentReference"/>
        </w:rPr>
        <w:annotationRef/>
      </w:r>
      <w:r>
        <w:t xml:space="preserve">For every news, you need to publish on a separate page. You need to spell all the abbreviation or avoid to use it. </w:t>
      </w:r>
    </w:p>
    <w:p w14:paraId="1C6DD746" w14:textId="77777777" w:rsidR="00C01347" w:rsidRDefault="00C01347" w:rsidP="00C01347">
      <w:pPr>
        <w:pStyle w:val="CommentText"/>
      </w:pPr>
      <w:r>
        <w:t>For the project: you cannot use the short name only. You need to provide the full name of the project.</w:t>
      </w:r>
    </w:p>
  </w:comment>
  <w:comment w:id="2" w:author="KT OO" w:date="2025-11-04T21:41:00Z" w:initials="KO">
    <w:p w14:paraId="33BBD976" w14:textId="77777777" w:rsidR="00AF6C7C" w:rsidRDefault="00AF6C7C" w:rsidP="00AF6C7C">
      <w:pPr>
        <w:pStyle w:val="CommentText"/>
      </w:pPr>
      <w:r>
        <w:rPr>
          <w:rStyle w:val="CommentReference"/>
        </w:rPr>
        <w:annotationRef/>
      </w:r>
      <w:r>
        <w:t>Link website for HEAL-HAZE and CANBREATHE</w:t>
      </w:r>
    </w:p>
  </w:comment>
  <w:comment w:id="4" w:author="Huy Nguyen Lai" w:date="2025-10-27T14:30:00Z" w:initials="HN">
    <w:p w14:paraId="5D1FC9E3" w14:textId="076A2DC3" w:rsidR="00983879" w:rsidRDefault="00983879" w:rsidP="00983879">
      <w:pPr>
        <w:pStyle w:val="CommentText"/>
      </w:pPr>
      <w:r>
        <w:rPr>
          <w:rStyle w:val="CommentReference"/>
        </w:rPr>
        <w:annotationRef/>
      </w:r>
      <w:hyperlink r:id="rId1" w:history="1">
        <w:r w:rsidRPr="003A6569">
          <w:rPr>
            <w:rStyle w:val="Hyperlink"/>
          </w:rPr>
          <w:t>Climate change adaptation to smoke haze for improved child health in Southeast Asia (HEAL-HAZE) - HEAL Network</w:t>
        </w:r>
      </w:hyperlink>
      <w:r>
        <w:t xml:space="preserve"> </w:t>
      </w:r>
    </w:p>
  </w:comment>
  <w:comment w:id="5" w:author="Huy Nguyen Lai" w:date="2025-10-27T14:31:00Z" w:initials="HN">
    <w:p w14:paraId="388C64CA" w14:textId="77777777" w:rsidR="00983879" w:rsidRDefault="00983879" w:rsidP="00983879">
      <w:pPr>
        <w:pStyle w:val="CommentText"/>
      </w:pPr>
      <w:r>
        <w:rPr>
          <w:rStyle w:val="CommentReference"/>
        </w:rPr>
        <w:annotationRef/>
      </w:r>
      <w:hyperlink r:id="rId2" w:history="1">
        <w:r w:rsidRPr="00EB1EFF">
          <w:rPr>
            <w:rStyle w:val="Hyperlink"/>
          </w:rPr>
          <w:t>Climate Attribution of Wildfire Smoke Impacts on Priority Population Health in Southeast Asia and Australia (CANBREATHE) - HEAL Network</w:t>
        </w:r>
      </w:hyperlink>
      <w:r>
        <w:t xml:space="preserve"> </w:t>
      </w:r>
    </w:p>
  </w:comment>
  <w:comment w:id="3" w:author="Kim Oanh Nguyen Thi" w:date="2025-10-26T15:28:00Z" w:initials="KN">
    <w:p w14:paraId="24F8C8CF" w14:textId="29905FD6" w:rsidR="0018222E" w:rsidRDefault="0018222E">
      <w:pPr>
        <w:pStyle w:val="CommentText"/>
      </w:pPr>
      <w:r>
        <w:rPr>
          <w:rStyle w:val="CommentReference"/>
        </w:rPr>
        <w:annotationRef/>
      </w:r>
      <w:r>
        <w:t xml:space="preserve">See the comment below. </w:t>
      </w:r>
    </w:p>
    <w:p w14:paraId="76AF69BB" w14:textId="1F5DC257" w:rsidR="00EB38EE" w:rsidRDefault="00EB38EE">
      <w:pPr>
        <w:pStyle w:val="CommentText"/>
      </w:pPr>
      <w:r>
        <w:t>If this to appear first then keep the full names here and link to the 2 proj</w:t>
      </w:r>
      <w:r w:rsidR="00E53091">
        <w:t>e</w:t>
      </w:r>
      <w:r>
        <w:t>ct</w:t>
      </w:r>
      <w:r w:rsidR="00E53091">
        <w:t>s</w:t>
      </w:r>
      <w:r>
        <w:t xml:space="preserve"> websites in Canberra. </w:t>
      </w:r>
    </w:p>
  </w:comment>
  <w:comment w:id="6" w:author="Kim Oanh Nguyen Thi" w:date="2025-10-26T15:50:00Z" w:initials="KN">
    <w:p w14:paraId="736F4EB9" w14:textId="44B149C0" w:rsidR="00261780" w:rsidRDefault="00261780">
      <w:pPr>
        <w:pStyle w:val="CommentText"/>
      </w:pPr>
      <w:r>
        <w:rPr>
          <w:rStyle w:val="CommentReference"/>
        </w:rPr>
        <w:annotationRef/>
      </w:r>
      <w:r>
        <w:t>April?</w:t>
      </w:r>
    </w:p>
  </w:comment>
  <w:comment w:id="7" w:author="Huy Nguyen Lai" w:date="2025-10-24T16:03:00Z" w:initials="HN">
    <w:p w14:paraId="648AD1B3" w14:textId="77777777" w:rsidR="00134CA8" w:rsidRDefault="00134CA8" w:rsidP="00134CA8">
      <w:pPr>
        <w:pStyle w:val="CommentText"/>
      </w:pPr>
      <w:r>
        <w:rPr>
          <w:rStyle w:val="CommentReference"/>
        </w:rPr>
        <w:annotationRef/>
      </w:r>
      <w:r>
        <w:t>Ktoo: Please check if they have a flyer on website. If not, you can use this figure attached.</w:t>
      </w:r>
    </w:p>
  </w:comment>
  <w:comment w:id="8" w:author="Huy Nguyen Lai" w:date="2025-10-24T16:53:00Z" w:initials="HN">
    <w:p w14:paraId="6D765266" w14:textId="77777777" w:rsidR="00BF7C9B" w:rsidRDefault="00BF7C9B" w:rsidP="00BF7C9B">
      <w:pPr>
        <w:pStyle w:val="CommentText"/>
      </w:pPr>
      <w:r>
        <w:rPr>
          <w:rStyle w:val="CommentReference"/>
        </w:rPr>
        <w:annotationRef/>
      </w:r>
      <w:r>
        <w:t>Ktoo: I don’t understand why you put a general news like this? Should it be more specific as you did previously?</w:t>
      </w:r>
    </w:p>
  </w:comment>
  <w:comment w:id="9" w:author="Huy Nguyen Lai" w:date="2025-10-24T17:02:00Z" w:initials="HN">
    <w:p w14:paraId="6F44161A" w14:textId="77777777" w:rsidR="00BF7C9B" w:rsidRDefault="00BF7C9B" w:rsidP="00BF7C9B">
      <w:pPr>
        <w:pStyle w:val="CommentText"/>
      </w:pPr>
      <w:r>
        <w:rPr>
          <w:rStyle w:val="CommentReference"/>
        </w:rPr>
        <w:annotationRef/>
      </w:r>
      <w:r>
        <w:t>Why no title here?</w:t>
      </w:r>
    </w:p>
  </w:comment>
  <w:comment w:id="10" w:author="KT OO" w:date="2025-11-05T00:14:00Z" w:initials="KO">
    <w:p w14:paraId="2210D7D0" w14:textId="77777777" w:rsidR="00BF7C9B" w:rsidRDefault="00BF7C9B" w:rsidP="00BF7C9B">
      <w:pPr>
        <w:pStyle w:val="CommentText"/>
      </w:pPr>
      <w:r>
        <w:rPr>
          <w:rStyle w:val="CommentReference"/>
        </w:rPr>
        <w:annotationRef/>
      </w:r>
      <w:hyperlink r:id="rId3" w:history="1">
        <w:r w:rsidRPr="0075698F">
          <w:rPr>
            <w:rStyle w:val="Hyperlink"/>
          </w:rPr>
          <w:t>https://healnetwork.org.au/projects/tackling-the-health-impact-of-smoke-haze-in-southeast-asia-heal-haze/</w:t>
        </w:r>
      </w:hyperlink>
    </w:p>
  </w:comment>
  <w:comment w:id="11" w:author="KT OO" w:date="2025-11-05T00:14:00Z" w:initials="KO">
    <w:p w14:paraId="7B33FD7B" w14:textId="77777777" w:rsidR="00BF7C9B" w:rsidRDefault="00BF7C9B" w:rsidP="00BF7C9B">
      <w:pPr>
        <w:pStyle w:val="CommentText"/>
      </w:pPr>
      <w:r>
        <w:rPr>
          <w:rStyle w:val="CommentReference"/>
        </w:rPr>
        <w:annotationRef/>
      </w:r>
      <w:hyperlink r:id="rId4" w:history="1">
        <w:r w:rsidRPr="00C3112E">
          <w:rPr>
            <w:rStyle w:val="Hyperlink"/>
          </w:rPr>
          <w:t>https://healnetwork.org.au/projects/canbreathe/</w:t>
        </w:r>
      </w:hyperlink>
    </w:p>
  </w:comment>
  <w:comment w:id="12" w:author="Huy Nguyen Lai" w:date="2025-10-24T17:15:00Z" w:initials="HN">
    <w:p w14:paraId="14905D5C" w14:textId="77777777" w:rsidR="00BF7C9B" w:rsidRDefault="00BF7C9B" w:rsidP="00BF7C9B">
      <w:pPr>
        <w:pStyle w:val="CommentText"/>
      </w:pPr>
      <w:r>
        <w:rPr>
          <w:rStyle w:val="CommentReference"/>
        </w:rPr>
        <w:annotationRef/>
      </w:r>
      <w:r>
        <w:t>Why no title here?</w:t>
      </w:r>
    </w:p>
  </w:comment>
  <w:comment w:id="13" w:author="Huy Nguyen Lai" w:date="2025-10-24T17:04:00Z" w:initials="HN">
    <w:p w14:paraId="015A47B3" w14:textId="77777777" w:rsidR="00BF7C9B" w:rsidRDefault="00BF7C9B" w:rsidP="00BF7C9B">
      <w:pPr>
        <w:pStyle w:val="CommentText"/>
      </w:pPr>
      <w:r>
        <w:rPr>
          <w:rStyle w:val="CommentReference"/>
        </w:rPr>
        <w:annotationRef/>
      </w:r>
      <w:r>
        <w:t>Ktoo: Add full name of two projects</w:t>
      </w:r>
    </w:p>
  </w:comment>
  <w:comment w:id="14" w:author="Huy Nguyen Lai" w:date="2025-10-27T14:36:00Z" w:initials="HN">
    <w:p w14:paraId="475C8F19" w14:textId="77777777" w:rsidR="00BF7C9B" w:rsidRDefault="00BF7C9B" w:rsidP="00BF7C9B">
      <w:pPr>
        <w:pStyle w:val="CommentText"/>
      </w:pPr>
      <w:r>
        <w:rPr>
          <w:rStyle w:val="CommentReference"/>
        </w:rPr>
        <w:annotationRef/>
      </w:r>
      <w:r>
        <w:t>Ktoo to ask Dang to view and summarize the idea,</w:t>
      </w:r>
    </w:p>
  </w:comment>
  <w:comment w:id="16" w:author="Huy Nguyen Lai" w:date="2025-10-24T15:12:00Z" w:initials="HN">
    <w:p w14:paraId="44EA91FE" w14:textId="77777777" w:rsidR="00BF7C9B" w:rsidRDefault="00BF7C9B" w:rsidP="00BF7C9B">
      <w:pPr>
        <w:pStyle w:val="CommentText"/>
      </w:pPr>
      <w:r>
        <w:rPr>
          <w:rStyle w:val="CommentReference"/>
        </w:rPr>
        <w:annotationRef/>
      </w:r>
      <w:r>
        <w:t xml:space="preserve">Try to spell out all the abbreviations in all the news. </w:t>
      </w:r>
    </w:p>
  </w:comment>
  <w:comment w:id="17" w:author="Huy Nguyen Lai" w:date="2025-10-24T15:01:00Z" w:initials="HN">
    <w:p w14:paraId="75EF83EE" w14:textId="77777777" w:rsidR="00BF7C9B" w:rsidRDefault="00BF7C9B" w:rsidP="00BF7C9B">
      <w:pPr>
        <w:pStyle w:val="CommentText"/>
      </w:pPr>
      <w:r>
        <w:rPr>
          <w:rStyle w:val="CommentReference"/>
        </w:rPr>
        <w:annotationRef/>
      </w:r>
      <w:r>
        <w:t>Why Figure 6 here?</w:t>
      </w:r>
    </w:p>
    <w:p w14:paraId="00A52652" w14:textId="77777777" w:rsidR="00BF7C9B" w:rsidRDefault="00BF7C9B" w:rsidP="00BF7C9B">
      <w:pPr>
        <w:pStyle w:val="CommentText"/>
      </w:pPr>
      <w:r>
        <w:t>Ktoo: Next time, when you copy and share the new from previous to Hun to publish on the website, make sure you check all the contents consistently and correctly.</w:t>
      </w:r>
    </w:p>
  </w:comment>
  <w:comment w:id="18" w:author="Huy Nguyen Lai" w:date="2025-10-24T15:13:00Z" w:initials="HN">
    <w:p w14:paraId="5ABBB7C8" w14:textId="77777777" w:rsidR="00BF7C9B" w:rsidRDefault="00BF7C9B" w:rsidP="00BF7C9B">
      <w:pPr>
        <w:pStyle w:val="CommentText"/>
      </w:pPr>
      <w:r>
        <w:rPr>
          <w:rStyle w:val="CommentReference"/>
        </w:rPr>
        <w:annotationRef/>
      </w:r>
      <w:r>
        <w:t>Spell out</w:t>
      </w:r>
    </w:p>
  </w:comment>
  <w:comment w:id="19" w:author="Huy Nguyen Lai" w:date="2025-10-24T15:13:00Z" w:initials="HN">
    <w:p w14:paraId="6E866300" w14:textId="77777777" w:rsidR="00BF7C9B" w:rsidRDefault="00BF7C9B" w:rsidP="00BF7C9B">
      <w:pPr>
        <w:pStyle w:val="CommentText"/>
      </w:pPr>
      <w:r>
        <w:rPr>
          <w:rStyle w:val="CommentReference"/>
        </w:rPr>
        <w:annotationRef/>
      </w:r>
      <w:r>
        <w:t>Spell out</w:t>
      </w:r>
    </w:p>
  </w:comment>
  <w:comment w:id="20" w:author="Huy Nguyen Lai" w:date="2025-10-24T15:52:00Z" w:initials="HN">
    <w:p w14:paraId="3490D928" w14:textId="77777777" w:rsidR="00BF7C9B" w:rsidRDefault="00BF7C9B" w:rsidP="00BF7C9B">
      <w:pPr>
        <w:pStyle w:val="CommentText"/>
      </w:pPr>
      <w:r>
        <w:rPr>
          <w:rStyle w:val="CommentReference"/>
        </w:rPr>
        <w:annotationRef/>
      </w:r>
      <w:r>
        <w:t>Ktoo: Please check if the event has a link. If not available, remove this sentence.</w:t>
      </w:r>
    </w:p>
  </w:comment>
  <w:comment w:id="21" w:author="Kim Oanh Nguyen Thi" w:date="2025-10-26T16:30:00Z" w:initials="KN">
    <w:p w14:paraId="4FC378E1" w14:textId="77777777" w:rsidR="00BF7C9B" w:rsidRDefault="00BF7C9B" w:rsidP="00BF7C9B">
      <w:pPr>
        <w:pStyle w:val="CommentText"/>
      </w:pPr>
      <w:r>
        <w:rPr>
          <w:rStyle w:val="CommentReference"/>
        </w:rPr>
        <w:annotationRef/>
      </w:r>
      <w:r>
        <w:t xml:space="preserve">Need the right conference name here. I sent to you both earlier. </w:t>
      </w:r>
    </w:p>
  </w:comment>
  <w:comment w:id="22" w:author="KT OO" w:date="2025-11-04T23:54:00Z" w:initials="KO">
    <w:p w14:paraId="1901393D" w14:textId="77777777" w:rsidR="00BF7C9B" w:rsidRDefault="00BF7C9B" w:rsidP="00BF7C9B">
      <w:pPr>
        <w:pStyle w:val="CommentText"/>
      </w:pPr>
      <w:r>
        <w:rPr>
          <w:rStyle w:val="CommentReference"/>
        </w:rPr>
        <w:annotationRef/>
      </w:r>
      <w:r>
        <w:t>link</w:t>
      </w:r>
    </w:p>
  </w:comment>
  <w:comment w:id="24" w:author="Huy Nguyen Lai" w:date="2025-10-27T14:29:00Z" w:initials="HN">
    <w:p w14:paraId="17264203" w14:textId="77777777" w:rsidR="00C83829" w:rsidRDefault="00C83829" w:rsidP="00C83829">
      <w:pPr>
        <w:pStyle w:val="CommentText"/>
      </w:pPr>
      <w:r>
        <w:rPr>
          <w:rStyle w:val="CommentReference"/>
        </w:rPr>
        <w:annotationRef/>
      </w:r>
      <w:hyperlink r:id="rId5" w:history="1">
        <w:r w:rsidRPr="00B518F7">
          <w:rPr>
            <w:rStyle w:val="Hyperlink"/>
          </w:rPr>
          <w:t>1st International Research Community for Strategic Emissions Reduction in Asia (SERA) Workshop</w:t>
        </w:r>
      </w:hyperlink>
      <w:r>
        <w:t xml:space="preserve"> </w:t>
      </w:r>
    </w:p>
  </w:comment>
  <w:comment w:id="25" w:author="Huy Nguyen Lai" w:date="2025-10-24T16:38:00Z" w:initials="HN">
    <w:p w14:paraId="2D3AD7BC" w14:textId="77777777" w:rsidR="00630B7F" w:rsidRDefault="00630B7F" w:rsidP="00630B7F">
      <w:pPr>
        <w:pStyle w:val="CommentText"/>
      </w:pPr>
      <w:r>
        <w:rPr>
          <w:rStyle w:val="CommentReference"/>
        </w:rPr>
        <w:annotationRef/>
      </w:r>
      <w:r>
        <w:t xml:space="preserve">Ktoo: </w:t>
      </w:r>
      <w:r>
        <w:rPr>
          <w:highlight w:val="green"/>
        </w:rPr>
        <w:t>add the link from our website.</w:t>
      </w:r>
    </w:p>
  </w:comment>
  <w:comment w:id="26" w:author="Huy Nguyen Lai" w:date="2025-10-24T17:20:00Z" w:initials="HN">
    <w:p w14:paraId="62C5D0FE" w14:textId="77777777" w:rsidR="00630B7F" w:rsidRDefault="00630B7F" w:rsidP="00630B7F">
      <w:pPr>
        <w:pStyle w:val="CommentText"/>
      </w:pPr>
      <w:r>
        <w:rPr>
          <w:rStyle w:val="CommentReference"/>
        </w:rPr>
        <w:annotationRef/>
      </w:r>
      <w:r>
        <w:t>Add more photo here</w:t>
      </w:r>
    </w:p>
  </w:comment>
  <w:comment w:id="27" w:author="Huy Nguyen Lai" w:date="2025-10-24T17:22:00Z" w:initials="HN">
    <w:p w14:paraId="54EBB886" w14:textId="684339E7" w:rsidR="00630B7F" w:rsidRDefault="00630B7F" w:rsidP="00630B7F">
      <w:pPr>
        <w:pStyle w:val="CommentText"/>
      </w:pPr>
      <w:r>
        <w:rPr>
          <w:rStyle w:val="CommentReference"/>
        </w:rPr>
        <w:annotationRef/>
      </w:r>
      <w:r>
        <w:t>Do you know how many participants?</w:t>
      </w:r>
    </w:p>
  </w:comment>
  <w:comment w:id="28" w:author="Huy Nguyen Lai" w:date="2025-10-24T17:30:00Z" w:initials="HN">
    <w:p w14:paraId="0BBCFCE4" w14:textId="77777777" w:rsidR="003E7187" w:rsidRDefault="003E7187" w:rsidP="003E7187">
      <w:pPr>
        <w:pStyle w:val="CommentText"/>
      </w:pPr>
      <w:r>
        <w:rPr>
          <w:rStyle w:val="CommentReference"/>
        </w:rPr>
        <w:annotationRef/>
      </w:r>
      <w:r>
        <w:t>Do you know how many participants (both online and offline)?</w:t>
      </w:r>
    </w:p>
  </w:comment>
  <w:comment w:id="29" w:author="Huy Nguyen Lai" w:date="2025-10-24T17:31:00Z" w:initials="HN">
    <w:p w14:paraId="3755E47C" w14:textId="77777777" w:rsidR="003E7187" w:rsidRDefault="003E7187" w:rsidP="003E7187">
      <w:pPr>
        <w:pStyle w:val="CommentText"/>
      </w:pPr>
      <w:r>
        <w:rPr>
          <w:rStyle w:val="CommentReference"/>
        </w:rPr>
        <w:annotationRef/>
      </w:r>
      <w:r>
        <w:t>Ktoo: Add full name of two projects.</w:t>
      </w:r>
    </w:p>
  </w:comment>
  <w:comment w:id="30" w:author="Huy Nguyen Lai" w:date="2025-10-24T17:39:00Z" w:initials="HN">
    <w:p w14:paraId="5AA4C351" w14:textId="77777777" w:rsidR="00D32937" w:rsidRDefault="00D32937" w:rsidP="00D32937">
      <w:pPr>
        <w:pStyle w:val="CommentText"/>
      </w:pPr>
      <w:r>
        <w:rPr>
          <w:rStyle w:val="CommentReference"/>
        </w:rPr>
        <w:annotationRef/>
      </w:r>
      <w:r>
        <w:t>We need a high resolution of the flyer.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346911" w15:done="1"/>
  <w15:commentEx w15:paraId="1C6DD746" w15:done="0"/>
  <w15:commentEx w15:paraId="33BBD976" w15:paraIdParent="1C6DD746" w15:done="0"/>
  <w15:commentEx w15:paraId="5D1FC9E3" w15:done="0"/>
  <w15:commentEx w15:paraId="388C64CA" w15:done="0"/>
  <w15:commentEx w15:paraId="76AF69BB" w15:done="1"/>
  <w15:commentEx w15:paraId="736F4EB9" w15:done="0"/>
  <w15:commentEx w15:paraId="648AD1B3" w15:done="0"/>
  <w15:commentEx w15:paraId="6D765266" w15:done="0"/>
  <w15:commentEx w15:paraId="6F44161A" w15:done="0"/>
  <w15:commentEx w15:paraId="2210D7D0" w15:done="0"/>
  <w15:commentEx w15:paraId="7B33FD7B" w15:done="0"/>
  <w15:commentEx w15:paraId="14905D5C" w15:done="0"/>
  <w15:commentEx w15:paraId="015A47B3" w15:done="0"/>
  <w15:commentEx w15:paraId="475C8F19" w15:done="0"/>
  <w15:commentEx w15:paraId="44EA91FE" w15:done="0"/>
  <w15:commentEx w15:paraId="00A52652" w15:done="0"/>
  <w15:commentEx w15:paraId="5ABBB7C8" w15:done="0"/>
  <w15:commentEx w15:paraId="6E866300" w15:done="0"/>
  <w15:commentEx w15:paraId="3490D928" w15:done="0"/>
  <w15:commentEx w15:paraId="4FC378E1" w15:done="0"/>
  <w15:commentEx w15:paraId="1901393D" w15:done="0"/>
  <w15:commentEx w15:paraId="17264203" w15:done="0"/>
  <w15:commentEx w15:paraId="2D3AD7BC" w15:done="0"/>
  <w15:commentEx w15:paraId="62C5D0FE" w15:done="0"/>
  <w15:commentEx w15:paraId="54EBB886" w15:done="0"/>
  <w15:commentEx w15:paraId="0BBCFCE4" w15:done="0"/>
  <w15:commentEx w15:paraId="3755E47C" w15:done="0"/>
  <w15:commentEx w15:paraId="5AA4C3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4E0FD9" w16cex:dateUtc="2025-10-26T08:14:00Z"/>
  <w16cex:commentExtensible w16cex:durableId="2A1D09EF" w16cex:dateUtc="2025-10-24T08:06:00Z"/>
  <w16cex:commentExtensible w16cex:durableId="5E329BA4" w16cex:dateUtc="2025-11-04T14:41:00Z"/>
  <w16cex:commentExtensible w16cex:durableId="2B514231" w16cex:dateUtc="2025-10-27T07:30:00Z"/>
  <w16cex:commentExtensible w16cex:durableId="6AF50119" w16cex:dateUtc="2025-10-27T07:31:00Z"/>
  <w16cex:commentExtensible w16cex:durableId="47659284" w16cex:dateUtc="2025-10-26T08:28:00Z"/>
  <w16cex:commentExtensible w16cex:durableId="63416704" w16cex:dateUtc="2025-10-26T08:50:00Z"/>
  <w16cex:commentExtensible w16cex:durableId="29A1D5D0" w16cex:dateUtc="2025-10-24T09:03:00Z"/>
  <w16cex:commentExtensible w16cex:durableId="6F6974BF" w16cex:dateUtc="2025-10-24T09:53:00Z"/>
  <w16cex:commentExtensible w16cex:durableId="6106E500" w16cex:dateUtc="2025-10-24T10:02:00Z"/>
  <w16cex:commentExtensible w16cex:durableId="2F08E37B" w16cex:dateUtc="2025-11-04T17:14:00Z"/>
  <w16cex:commentExtensible w16cex:durableId="6250EFE2" w16cex:dateUtc="2025-11-04T17:14:00Z"/>
  <w16cex:commentExtensible w16cex:durableId="58D8773E" w16cex:dateUtc="2025-10-24T10:15:00Z"/>
  <w16cex:commentExtensible w16cex:durableId="725789BC" w16cex:dateUtc="2025-10-24T10:04:00Z"/>
  <w16cex:commentExtensible w16cex:durableId="65A5BF62" w16cex:dateUtc="2025-10-27T07:36:00Z"/>
  <w16cex:commentExtensible w16cex:durableId="4B25373D" w16cex:dateUtc="2025-10-24T08:12:00Z">
    <w16cex:extLst>
      <w16:ext w16:uri="{CE6994B0-6A32-4C9F-8C6B-6E91EDA988CE}">
        <cr:reactions xmlns:cr="http://schemas.microsoft.com/office/comments/2020/reactions">
          <cr:reaction reactionType="1">
            <cr:reactionInfo dateUtc="2025-11-04T16:26:39Z">
              <cr:user userId="S::ktoo@ait.ac.th::3f60d721-6581-49f7-983b-1059b590d137" userProvider="AD" userName="KT OO"/>
            </cr:reactionInfo>
          </cr:reaction>
        </cr:reactions>
      </w16:ext>
    </w16cex:extLst>
  </w16cex:commentExtensible>
  <w16cex:commentExtensible w16cex:durableId="4FC90E21" w16cex:dateUtc="2025-10-24T08:01:00Z">
    <w16cex:extLst>
      <w16:ext w16:uri="{CE6994B0-6A32-4C9F-8C6B-6E91EDA988CE}">
        <cr:reactions xmlns:cr="http://schemas.microsoft.com/office/comments/2020/reactions">
          <cr:reaction reactionType="1">
            <cr:reactionInfo dateUtc="2025-11-04T16:26:35Z">
              <cr:user userId="S::ktoo@ait.ac.th::3f60d721-6581-49f7-983b-1059b590d137" userProvider="AD" userName="KT OO"/>
            </cr:reactionInfo>
          </cr:reaction>
        </cr:reactions>
      </w16:ext>
    </w16cex:extLst>
  </w16cex:commentExtensible>
  <w16cex:commentExtensible w16cex:durableId="6E7FA13E" w16cex:dateUtc="2025-10-24T08:13:00Z">
    <w16cex:extLst>
      <w16:ext w16:uri="{CE6994B0-6A32-4C9F-8C6B-6E91EDA988CE}">
        <cr:reactions xmlns:cr="http://schemas.microsoft.com/office/comments/2020/reactions">
          <cr:reaction reactionType="1">
            <cr:reactionInfo dateUtc="2025-11-04T16:26:31Z">
              <cr:user userId="S::ktoo@ait.ac.th::3f60d721-6581-49f7-983b-1059b590d137" userProvider="AD" userName="KT OO"/>
            </cr:reactionInfo>
          </cr:reaction>
        </cr:reactions>
      </w16:ext>
    </w16cex:extLst>
  </w16cex:commentExtensible>
  <w16cex:commentExtensible w16cex:durableId="094D6354" w16cex:dateUtc="2025-10-24T08:13:00Z">
    <w16cex:extLst>
      <w16:ext w16:uri="{CE6994B0-6A32-4C9F-8C6B-6E91EDA988CE}">
        <cr:reactions xmlns:cr="http://schemas.microsoft.com/office/comments/2020/reactions">
          <cr:reaction reactionType="1">
            <cr:reactionInfo dateUtc="2025-11-04T16:26:51Z">
              <cr:user userId="S::ktoo@ait.ac.th::3f60d721-6581-49f7-983b-1059b590d137" userProvider="AD" userName="KT OO"/>
            </cr:reactionInfo>
          </cr:reaction>
        </cr:reactions>
      </w16:ext>
    </w16cex:extLst>
  </w16cex:commentExtensible>
  <w16cex:commentExtensible w16cex:durableId="1884734C" w16cex:dateUtc="2025-10-24T08:52:00Z"/>
  <w16cex:commentExtensible w16cex:durableId="31BD396D" w16cex:dateUtc="2025-10-26T09:30:00Z"/>
  <w16cex:commentExtensible w16cex:durableId="0D23ABB9" w16cex:dateUtc="2025-11-04T16:54:00Z"/>
  <w16cex:commentExtensible w16cex:durableId="630FB0DA" w16cex:dateUtc="2025-10-27T07:29:00Z"/>
  <w16cex:commentExtensible w16cex:durableId="23547BEF" w16cex:dateUtc="2025-10-24T09:38:00Z"/>
  <w16cex:commentExtensible w16cex:durableId="7C1C1243" w16cex:dateUtc="2025-10-24T10:20:00Z"/>
  <w16cex:commentExtensible w16cex:durableId="69967726" w16cex:dateUtc="2025-10-24T10:22:00Z"/>
  <w16cex:commentExtensible w16cex:durableId="7F8277AF" w16cex:dateUtc="2025-10-24T10:30:00Z"/>
  <w16cex:commentExtensible w16cex:durableId="0D689998" w16cex:dateUtc="2025-10-24T10:31:00Z"/>
  <w16cex:commentExtensible w16cex:durableId="042B4813" w16cex:dateUtc="2025-10-24T1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346911" w16cid:durableId="724E0FD9"/>
  <w16cid:commentId w16cid:paraId="1C6DD746" w16cid:durableId="2A1D09EF"/>
  <w16cid:commentId w16cid:paraId="33BBD976" w16cid:durableId="5E329BA4"/>
  <w16cid:commentId w16cid:paraId="5D1FC9E3" w16cid:durableId="2B514231"/>
  <w16cid:commentId w16cid:paraId="388C64CA" w16cid:durableId="6AF50119"/>
  <w16cid:commentId w16cid:paraId="76AF69BB" w16cid:durableId="47659284"/>
  <w16cid:commentId w16cid:paraId="736F4EB9" w16cid:durableId="63416704"/>
  <w16cid:commentId w16cid:paraId="648AD1B3" w16cid:durableId="29A1D5D0"/>
  <w16cid:commentId w16cid:paraId="6D765266" w16cid:durableId="6F6974BF"/>
  <w16cid:commentId w16cid:paraId="6F44161A" w16cid:durableId="6106E500"/>
  <w16cid:commentId w16cid:paraId="2210D7D0" w16cid:durableId="2F08E37B"/>
  <w16cid:commentId w16cid:paraId="7B33FD7B" w16cid:durableId="6250EFE2"/>
  <w16cid:commentId w16cid:paraId="14905D5C" w16cid:durableId="58D8773E"/>
  <w16cid:commentId w16cid:paraId="015A47B3" w16cid:durableId="725789BC"/>
  <w16cid:commentId w16cid:paraId="475C8F19" w16cid:durableId="65A5BF62"/>
  <w16cid:commentId w16cid:paraId="44EA91FE" w16cid:durableId="4B25373D"/>
  <w16cid:commentId w16cid:paraId="00A52652" w16cid:durableId="4FC90E21"/>
  <w16cid:commentId w16cid:paraId="5ABBB7C8" w16cid:durableId="6E7FA13E"/>
  <w16cid:commentId w16cid:paraId="6E866300" w16cid:durableId="094D6354"/>
  <w16cid:commentId w16cid:paraId="3490D928" w16cid:durableId="1884734C"/>
  <w16cid:commentId w16cid:paraId="4FC378E1" w16cid:durableId="31BD396D"/>
  <w16cid:commentId w16cid:paraId="1901393D" w16cid:durableId="0D23ABB9"/>
  <w16cid:commentId w16cid:paraId="17264203" w16cid:durableId="630FB0DA"/>
  <w16cid:commentId w16cid:paraId="2D3AD7BC" w16cid:durableId="23547BEF"/>
  <w16cid:commentId w16cid:paraId="62C5D0FE" w16cid:durableId="7C1C1243"/>
  <w16cid:commentId w16cid:paraId="54EBB886" w16cid:durableId="69967726"/>
  <w16cid:commentId w16cid:paraId="0BBCFCE4" w16cid:durableId="7F8277AF"/>
  <w16cid:commentId w16cid:paraId="3755E47C" w16cid:durableId="0D689998"/>
  <w16cid:commentId w16cid:paraId="5AA4C351" w16cid:durableId="042B48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1D217" w14:textId="77777777" w:rsidR="00E14D5D" w:rsidRDefault="00E14D5D" w:rsidP="00EE15F7">
      <w:pPr>
        <w:spacing w:after="0" w:line="240" w:lineRule="auto"/>
      </w:pPr>
      <w:r>
        <w:separator/>
      </w:r>
    </w:p>
  </w:endnote>
  <w:endnote w:type="continuationSeparator" w:id="0">
    <w:p w14:paraId="63FE0C14" w14:textId="77777777" w:rsidR="00E14D5D" w:rsidRDefault="00E14D5D" w:rsidP="00EE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88CFC" w14:textId="77777777" w:rsidR="00E14D5D" w:rsidRDefault="00E14D5D" w:rsidP="00EE15F7">
      <w:pPr>
        <w:spacing w:after="0" w:line="240" w:lineRule="auto"/>
      </w:pPr>
      <w:r>
        <w:separator/>
      </w:r>
    </w:p>
  </w:footnote>
  <w:footnote w:type="continuationSeparator" w:id="0">
    <w:p w14:paraId="6FB65A31" w14:textId="77777777" w:rsidR="00E14D5D" w:rsidRDefault="00E14D5D" w:rsidP="00EE15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7E57"/>
    <w:multiLevelType w:val="hybridMultilevel"/>
    <w:tmpl w:val="572C9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9D5BF9"/>
    <w:multiLevelType w:val="hybridMultilevel"/>
    <w:tmpl w:val="D41E2EF0"/>
    <w:lvl w:ilvl="0" w:tplc="04090001">
      <w:start w:val="1"/>
      <w:numFmt w:val="bullet"/>
      <w:lvlText w:val=""/>
      <w:lvlJc w:val="left"/>
      <w:pPr>
        <w:ind w:left="720" w:hanging="360"/>
      </w:pPr>
      <w:rPr>
        <w:rFonts w:ascii="Symbol" w:hAnsi="Symbol" w:hint="default"/>
      </w:rPr>
    </w:lvl>
    <w:lvl w:ilvl="1" w:tplc="05029EEE">
      <w:numFmt w:val="bullet"/>
      <w:lvlText w:val="•"/>
      <w:lvlJc w:val="left"/>
      <w:pPr>
        <w:ind w:left="1800" w:hanging="72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F43D00"/>
    <w:multiLevelType w:val="hybridMultilevel"/>
    <w:tmpl w:val="C4D0F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F86B83"/>
    <w:multiLevelType w:val="hybridMultilevel"/>
    <w:tmpl w:val="13C4C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D54D7D"/>
    <w:multiLevelType w:val="hybridMultilevel"/>
    <w:tmpl w:val="E1D662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75F4FA0"/>
    <w:multiLevelType w:val="hybridMultilevel"/>
    <w:tmpl w:val="DFCC1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7951606">
    <w:abstractNumId w:val="1"/>
  </w:num>
  <w:num w:numId="2" w16cid:durableId="161508369">
    <w:abstractNumId w:val="3"/>
  </w:num>
  <w:num w:numId="3" w16cid:durableId="1870797036">
    <w:abstractNumId w:val="4"/>
  </w:num>
  <w:num w:numId="4" w16cid:durableId="485122801">
    <w:abstractNumId w:val="0"/>
  </w:num>
  <w:num w:numId="5" w16cid:durableId="449475580">
    <w:abstractNumId w:val="2"/>
  </w:num>
  <w:num w:numId="6" w16cid:durableId="83055995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m Oanh Nguyen Thi">
    <w15:presenceInfo w15:providerId="AD" w15:userId="S::kimoanh@ait.ac.th::d675686c-a36f-4d81-8001-835d8d6e4fe8"/>
  </w15:person>
  <w15:person w15:author="Huy Nguyen Lai">
    <w15:presenceInfo w15:providerId="Windows Live" w15:userId="837da01401250935"/>
  </w15:person>
  <w15:person w15:author="KT OO">
    <w15:presenceInfo w15:providerId="AD" w15:userId="S::ktoo@ait.ac.th::3f60d721-6581-49f7-983b-1059b590d1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ECE"/>
    <w:rsid w:val="00004293"/>
    <w:rsid w:val="0003151A"/>
    <w:rsid w:val="00034E95"/>
    <w:rsid w:val="0004611C"/>
    <w:rsid w:val="00050280"/>
    <w:rsid w:val="0008276F"/>
    <w:rsid w:val="000A20DE"/>
    <w:rsid w:val="000A3AD4"/>
    <w:rsid w:val="000C48A3"/>
    <w:rsid w:val="000C77DB"/>
    <w:rsid w:val="000D32A5"/>
    <w:rsid w:val="000E30A7"/>
    <w:rsid w:val="000E41E9"/>
    <w:rsid w:val="00134CA8"/>
    <w:rsid w:val="001371D5"/>
    <w:rsid w:val="001423E6"/>
    <w:rsid w:val="0018222E"/>
    <w:rsid w:val="0018545B"/>
    <w:rsid w:val="00195A31"/>
    <w:rsid w:val="00196936"/>
    <w:rsid w:val="001C0119"/>
    <w:rsid w:val="001C4F7D"/>
    <w:rsid w:val="001E68B7"/>
    <w:rsid w:val="001F2B37"/>
    <w:rsid w:val="001F7416"/>
    <w:rsid w:val="00200359"/>
    <w:rsid w:val="00213307"/>
    <w:rsid w:val="00221D28"/>
    <w:rsid w:val="0022239E"/>
    <w:rsid w:val="002245FD"/>
    <w:rsid w:val="00241B28"/>
    <w:rsid w:val="0024366F"/>
    <w:rsid w:val="00247FF0"/>
    <w:rsid w:val="00261780"/>
    <w:rsid w:val="002756DE"/>
    <w:rsid w:val="002A01D6"/>
    <w:rsid w:val="002A460D"/>
    <w:rsid w:val="002C2BA9"/>
    <w:rsid w:val="002C4190"/>
    <w:rsid w:val="002C5811"/>
    <w:rsid w:val="002E0705"/>
    <w:rsid w:val="003309EF"/>
    <w:rsid w:val="00332572"/>
    <w:rsid w:val="003420E9"/>
    <w:rsid w:val="00375E35"/>
    <w:rsid w:val="003B3774"/>
    <w:rsid w:val="003B5586"/>
    <w:rsid w:val="003D7F48"/>
    <w:rsid w:val="003E4ABF"/>
    <w:rsid w:val="003E7187"/>
    <w:rsid w:val="004160C0"/>
    <w:rsid w:val="0041629F"/>
    <w:rsid w:val="0042342D"/>
    <w:rsid w:val="004518CE"/>
    <w:rsid w:val="004571CC"/>
    <w:rsid w:val="00462B74"/>
    <w:rsid w:val="004646E4"/>
    <w:rsid w:val="004E546E"/>
    <w:rsid w:val="0050584B"/>
    <w:rsid w:val="005064B2"/>
    <w:rsid w:val="0051581B"/>
    <w:rsid w:val="00516D55"/>
    <w:rsid w:val="00540C52"/>
    <w:rsid w:val="005523A8"/>
    <w:rsid w:val="005547CF"/>
    <w:rsid w:val="00574CBF"/>
    <w:rsid w:val="00577DCC"/>
    <w:rsid w:val="00580944"/>
    <w:rsid w:val="005827C9"/>
    <w:rsid w:val="005877D5"/>
    <w:rsid w:val="005929B7"/>
    <w:rsid w:val="005C5B6F"/>
    <w:rsid w:val="00626EB0"/>
    <w:rsid w:val="00630B7F"/>
    <w:rsid w:val="006336DD"/>
    <w:rsid w:val="0063460F"/>
    <w:rsid w:val="00681709"/>
    <w:rsid w:val="006C7EED"/>
    <w:rsid w:val="006D1718"/>
    <w:rsid w:val="006D3CAE"/>
    <w:rsid w:val="006F0DA8"/>
    <w:rsid w:val="007254C1"/>
    <w:rsid w:val="00734BA9"/>
    <w:rsid w:val="00740AA6"/>
    <w:rsid w:val="00752A65"/>
    <w:rsid w:val="00762D65"/>
    <w:rsid w:val="00777EE1"/>
    <w:rsid w:val="007B3D60"/>
    <w:rsid w:val="007D21D1"/>
    <w:rsid w:val="007E7102"/>
    <w:rsid w:val="007F4BC0"/>
    <w:rsid w:val="0080004D"/>
    <w:rsid w:val="00803689"/>
    <w:rsid w:val="00813AA1"/>
    <w:rsid w:val="00831456"/>
    <w:rsid w:val="008432FC"/>
    <w:rsid w:val="00875FF0"/>
    <w:rsid w:val="00885B1B"/>
    <w:rsid w:val="00897ACB"/>
    <w:rsid w:val="008E3BD5"/>
    <w:rsid w:val="00920599"/>
    <w:rsid w:val="00946B82"/>
    <w:rsid w:val="0095525F"/>
    <w:rsid w:val="0098088E"/>
    <w:rsid w:val="0098126E"/>
    <w:rsid w:val="00983879"/>
    <w:rsid w:val="00992447"/>
    <w:rsid w:val="009938C3"/>
    <w:rsid w:val="009B3D3D"/>
    <w:rsid w:val="009C0F16"/>
    <w:rsid w:val="009E6451"/>
    <w:rsid w:val="009E7ABF"/>
    <w:rsid w:val="00A317CD"/>
    <w:rsid w:val="00A3187E"/>
    <w:rsid w:val="00A3498A"/>
    <w:rsid w:val="00A4628D"/>
    <w:rsid w:val="00A7243C"/>
    <w:rsid w:val="00AA25B4"/>
    <w:rsid w:val="00AB4CFA"/>
    <w:rsid w:val="00AB7CC6"/>
    <w:rsid w:val="00AC4FF0"/>
    <w:rsid w:val="00AD0B39"/>
    <w:rsid w:val="00AF6C7C"/>
    <w:rsid w:val="00B35739"/>
    <w:rsid w:val="00B45750"/>
    <w:rsid w:val="00B55324"/>
    <w:rsid w:val="00B5786C"/>
    <w:rsid w:val="00B73F93"/>
    <w:rsid w:val="00B75B90"/>
    <w:rsid w:val="00BA4AC0"/>
    <w:rsid w:val="00BB16DB"/>
    <w:rsid w:val="00BB5EAD"/>
    <w:rsid w:val="00BD34DB"/>
    <w:rsid w:val="00BE34BA"/>
    <w:rsid w:val="00BF0C9D"/>
    <w:rsid w:val="00BF7C9B"/>
    <w:rsid w:val="00C01347"/>
    <w:rsid w:val="00C104EB"/>
    <w:rsid w:val="00C21BD4"/>
    <w:rsid w:val="00C24635"/>
    <w:rsid w:val="00C34EB2"/>
    <w:rsid w:val="00C70642"/>
    <w:rsid w:val="00C83829"/>
    <w:rsid w:val="00CA6947"/>
    <w:rsid w:val="00CB629A"/>
    <w:rsid w:val="00CC639F"/>
    <w:rsid w:val="00CC7A37"/>
    <w:rsid w:val="00CE7773"/>
    <w:rsid w:val="00CF7DE6"/>
    <w:rsid w:val="00D04AF9"/>
    <w:rsid w:val="00D063DB"/>
    <w:rsid w:val="00D222E5"/>
    <w:rsid w:val="00D32937"/>
    <w:rsid w:val="00D46ACE"/>
    <w:rsid w:val="00D46C77"/>
    <w:rsid w:val="00D5550E"/>
    <w:rsid w:val="00D56ECE"/>
    <w:rsid w:val="00D57A52"/>
    <w:rsid w:val="00D9427F"/>
    <w:rsid w:val="00D95D90"/>
    <w:rsid w:val="00DA1E9F"/>
    <w:rsid w:val="00DA499B"/>
    <w:rsid w:val="00DC57D2"/>
    <w:rsid w:val="00DC79F4"/>
    <w:rsid w:val="00DD3EDF"/>
    <w:rsid w:val="00E10020"/>
    <w:rsid w:val="00E14D5D"/>
    <w:rsid w:val="00E14FD8"/>
    <w:rsid w:val="00E53091"/>
    <w:rsid w:val="00EB38EE"/>
    <w:rsid w:val="00EB5BD8"/>
    <w:rsid w:val="00EC431A"/>
    <w:rsid w:val="00ED6034"/>
    <w:rsid w:val="00EE15F7"/>
    <w:rsid w:val="00EE28EB"/>
    <w:rsid w:val="00EE6893"/>
    <w:rsid w:val="00EF340D"/>
    <w:rsid w:val="00F00B90"/>
    <w:rsid w:val="00F020EB"/>
    <w:rsid w:val="00F06A6F"/>
    <w:rsid w:val="00F217A2"/>
    <w:rsid w:val="00F40B19"/>
    <w:rsid w:val="00F473D6"/>
    <w:rsid w:val="00F5111C"/>
    <w:rsid w:val="00F70326"/>
    <w:rsid w:val="00F71E3B"/>
    <w:rsid w:val="00F96238"/>
    <w:rsid w:val="00FA05DC"/>
    <w:rsid w:val="00FB2D1F"/>
    <w:rsid w:val="00FD3CBC"/>
    <w:rsid w:val="00FD4FEA"/>
    <w:rsid w:val="00FE510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B032D4"/>
  <w15:chartTrackingRefBased/>
  <w15:docId w15:val="{011CFC12-9ABC-4125-AD50-2A1AE0236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yanmar Text" w:eastAsiaTheme="minorHAnsi" w:hAnsi="Myanmar Text" w:cs="Myanmar Text"/>
        <w:kern w:val="2"/>
        <w:sz w:val="24"/>
        <w:szCs w:val="30"/>
        <w:lang w:val="en-US" w:eastAsia="en-US" w:bidi="th-TH"/>
        <w14:ligatures w14:val="al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EC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56EC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56ECE"/>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56E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56E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56E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6E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6E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6E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EC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56EC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56ECE"/>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56E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56E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56E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6E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6E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6E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6EC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56EC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56ECE"/>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56ECE"/>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D56ECE"/>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D56ECE"/>
    <w:rPr>
      <w:rFonts w:cs="Angsana New"/>
      <w:i/>
      <w:iCs/>
      <w:color w:val="404040" w:themeColor="text1" w:themeTint="BF"/>
    </w:rPr>
  </w:style>
  <w:style w:type="paragraph" w:styleId="ListParagraph">
    <w:name w:val="List Paragraph"/>
    <w:basedOn w:val="Normal"/>
    <w:uiPriority w:val="34"/>
    <w:qFormat/>
    <w:rsid w:val="00D56ECE"/>
    <w:pPr>
      <w:ind w:left="720"/>
      <w:contextualSpacing/>
    </w:pPr>
    <w:rPr>
      <w:rFonts w:cs="Angsana New"/>
    </w:rPr>
  </w:style>
  <w:style w:type="character" w:styleId="IntenseEmphasis">
    <w:name w:val="Intense Emphasis"/>
    <w:basedOn w:val="DefaultParagraphFont"/>
    <w:uiPriority w:val="21"/>
    <w:qFormat/>
    <w:rsid w:val="00D56ECE"/>
    <w:rPr>
      <w:i/>
      <w:iCs/>
      <w:color w:val="0F4761" w:themeColor="accent1" w:themeShade="BF"/>
    </w:rPr>
  </w:style>
  <w:style w:type="paragraph" w:styleId="IntenseQuote">
    <w:name w:val="Intense Quote"/>
    <w:basedOn w:val="Normal"/>
    <w:next w:val="Normal"/>
    <w:link w:val="IntenseQuoteChar"/>
    <w:uiPriority w:val="30"/>
    <w:qFormat/>
    <w:rsid w:val="00D56ECE"/>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D56ECE"/>
    <w:rPr>
      <w:rFonts w:cs="Angsana New"/>
      <w:i/>
      <w:iCs/>
      <w:color w:val="0F4761" w:themeColor="accent1" w:themeShade="BF"/>
    </w:rPr>
  </w:style>
  <w:style w:type="character" w:styleId="IntenseReference">
    <w:name w:val="Intense Reference"/>
    <w:basedOn w:val="DefaultParagraphFont"/>
    <w:uiPriority w:val="32"/>
    <w:qFormat/>
    <w:rsid w:val="00D56ECE"/>
    <w:rPr>
      <w:b/>
      <w:bCs/>
      <w:smallCaps/>
      <w:color w:val="0F4761" w:themeColor="accent1" w:themeShade="BF"/>
      <w:spacing w:val="5"/>
    </w:rPr>
  </w:style>
  <w:style w:type="table" w:styleId="TableGrid">
    <w:name w:val="Table Grid"/>
    <w:basedOn w:val="TableNormal"/>
    <w:uiPriority w:val="39"/>
    <w:rsid w:val="00D56E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15F7"/>
    <w:pPr>
      <w:tabs>
        <w:tab w:val="center" w:pos="4680"/>
        <w:tab w:val="right" w:pos="9360"/>
      </w:tabs>
      <w:spacing w:after="0" w:line="240" w:lineRule="auto"/>
    </w:pPr>
    <w:rPr>
      <w:rFonts w:cs="Angsana New"/>
    </w:rPr>
  </w:style>
  <w:style w:type="character" w:customStyle="1" w:styleId="HeaderChar">
    <w:name w:val="Header Char"/>
    <w:basedOn w:val="DefaultParagraphFont"/>
    <w:link w:val="Header"/>
    <w:uiPriority w:val="99"/>
    <w:rsid w:val="00EE15F7"/>
    <w:rPr>
      <w:rFonts w:cs="Angsana New"/>
    </w:rPr>
  </w:style>
  <w:style w:type="paragraph" w:styleId="Footer">
    <w:name w:val="footer"/>
    <w:basedOn w:val="Normal"/>
    <w:link w:val="FooterChar"/>
    <w:uiPriority w:val="99"/>
    <w:unhideWhenUsed/>
    <w:rsid w:val="00EE15F7"/>
    <w:pPr>
      <w:tabs>
        <w:tab w:val="center" w:pos="4680"/>
        <w:tab w:val="right" w:pos="9360"/>
      </w:tabs>
      <w:spacing w:after="0" w:line="240" w:lineRule="auto"/>
    </w:pPr>
    <w:rPr>
      <w:rFonts w:cs="Angsana New"/>
    </w:rPr>
  </w:style>
  <w:style w:type="character" w:customStyle="1" w:styleId="FooterChar">
    <w:name w:val="Footer Char"/>
    <w:basedOn w:val="DefaultParagraphFont"/>
    <w:link w:val="Footer"/>
    <w:uiPriority w:val="99"/>
    <w:rsid w:val="00EE15F7"/>
    <w:rPr>
      <w:rFonts w:cs="Angsana New"/>
    </w:rPr>
  </w:style>
  <w:style w:type="character" w:styleId="Hyperlink">
    <w:name w:val="Hyperlink"/>
    <w:basedOn w:val="DefaultParagraphFont"/>
    <w:uiPriority w:val="99"/>
    <w:unhideWhenUsed/>
    <w:rsid w:val="00EC431A"/>
    <w:rPr>
      <w:color w:val="467886" w:themeColor="hyperlink"/>
      <w:u w:val="single"/>
    </w:rPr>
  </w:style>
  <w:style w:type="character" w:styleId="UnresolvedMention">
    <w:name w:val="Unresolved Mention"/>
    <w:basedOn w:val="DefaultParagraphFont"/>
    <w:uiPriority w:val="99"/>
    <w:semiHidden/>
    <w:unhideWhenUsed/>
    <w:rsid w:val="00EC431A"/>
    <w:rPr>
      <w:color w:val="605E5C"/>
      <w:shd w:val="clear" w:color="auto" w:fill="E1DFDD"/>
    </w:rPr>
  </w:style>
  <w:style w:type="paragraph" w:styleId="Revision">
    <w:name w:val="Revision"/>
    <w:hidden/>
    <w:uiPriority w:val="99"/>
    <w:semiHidden/>
    <w:rsid w:val="0022239E"/>
    <w:pPr>
      <w:spacing w:after="0" w:line="240" w:lineRule="auto"/>
    </w:pPr>
    <w:rPr>
      <w:rFonts w:cs="Angsana New"/>
    </w:rPr>
  </w:style>
  <w:style w:type="character" w:styleId="CommentReference">
    <w:name w:val="annotation reference"/>
    <w:basedOn w:val="DefaultParagraphFont"/>
    <w:uiPriority w:val="99"/>
    <w:semiHidden/>
    <w:unhideWhenUsed/>
    <w:rsid w:val="00831456"/>
    <w:rPr>
      <w:sz w:val="16"/>
      <w:szCs w:val="16"/>
    </w:rPr>
  </w:style>
  <w:style w:type="paragraph" w:styleId="CommentText">
    <w:name w:val="annotation text"/>
    <w:basedOn w:val="Normal"/>
    <w:link w:val="CommentTextChar"/>
    <w:uiPriority w:val="99"/>
    <w:unhideWhenUsed/>
    <w:rsid w:val="00831456"/>
    <w:pPr>
      <w:spacing w:line="240" w:lineRule="auto"/>
    </w:pPr>
    <w:rPr>
      <w:rFonts w:cs="Angsana New"/>
      <w:sz w:val="20"/>
      <w:szCs w:val="25"/>
    </w:rPr>
  </w:style>
  <w:style w:type="character" w:customStyle="1" w:styleId="CommentTextChar">
    <w:name w:val="Comment Text Char"/>
    <w:basedOn w:val="DefaultParagraphFont"/>
    <w:link w:val="CommentText"/>
    <w:uiPriority w:val="99"/>
    <w:rsid w:val="00831456"/>
    <w:rPr>
      <w:rFonts w:cs="Angsana New"/>
      <w:sz w:val="20"/>
      <w:szCs w:val="25"/>
    </w:rPr>
  </w:style>
  <w:style w:type="paragraph" w:styleId="CommentSubject">
    <w:name w:val="annotation subject"/>
    <w:basedOn w:val="CommentText"/>
    <w:next w:val="CommentText"/>
    <w:link w:val="CommentSubjectChar"/>
    <w:uiPriority w:val="99"/>
    <w:semiHidden/>
    <w:unhideWhenUsed/>
    <w:rsid w:val="00831456"/>
    <w:rPr>
      <w:b/>
      <w:bCs/>
    </w:rPr>
  </w:style>
  <w:style w:type="character" w:customStyle="1" w:styleId="CommentSubjectChar">
    <w:name w:val="Comment Subject Char"/>
    <w:basedOn w:val="CommentTextChar"/>
    <w:link w:val="CommentSubject"/>
    <w:uiPriority w:val="99"/>
    <w:semiHidden/>
    <w:rsid w:val="00831456"/>
    <w:rPr>
      <w:rFonts w:cs="Angsana New"/>
      <w:b/>
      <w:bCs/>
      <w:sz w:val="20"/>
      <w:szCs w:val="25"/>
    </w:rPr>
  </w:style>
  <w:style w:type="paragraph" w:styleId="NormalWeb">
    <w:name w:val="Normal (Web)"/>
    <w:basedOn w:val="Normal"/>
    <w:uiPriority w:val="99"/>
    <w:semiHidden/>
    <w:unhideWhenUsed/>
    <w:rsid w:val="00EE6893"/>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character" w:styleId="FollowedHyperlink">
    <w:name w:val="FollowedHyperlink"/>
    <w:basedOn w:val="DefaultParagraphFont"/>
    <w:uiPriority w:val="99"/>
    <w:semiHidden/>
    <w:unhideWhenUsed/>
    <w:rsid w:val="00375E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healnetwork.org.au/projects/tackling-the-health-impact-of-smoke-haze-in-southeast-asia-heal-haze/" TargetMode="External"/><Relationship Id="rId2" Type="http://schemas.openxmlformats.org/officeDocument/2006/relationships/hyperlink" Target="https://healnetwork.org.au/projects/canbreathe/" TargetMode="External"/><Relationship Id="rId1" Type="http://schemas.openxmlformats.org/officeDocument/2006/relationships/hyperlink" Target="https://healnetwork.org.au/projects/tackling-the-health-impact-of-smoke-haze-in-southeast-asia-heal-haze/" TargetMode="External"/><Relationship Id="rId5" Type="http://schemas.openxmlformats.org/officeDocument/2006/relationships/hyperlink" Target="https://smartscenter.ait.ac.th/post/1st-international-research-community-for-strategic-emissions-reduction-in-asia-sera-workshop" TargetMode="External"/><Relationship Id="rId4" Type="http://schemas.openxmlformats.org/officeDocument/2006/relationships/hyperlink" Target="https://healnetwork.org.au/projects/canbreathe/"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2.jpeg"/><Relationship Id="rId39" Type="http://schemas.openxmlformats.org/officeDocument/2006/relationships/hyperlink" Target="https://www.mofa.go.kr/eng/brd/m_5676/view.do?seq=322958" TargetMode="External"/><Relationship Id="rId21" Type="http://schemas.openxmlformats.org/officeDocument/2006/relationships/hyperlink" Target="https://www.unep.org/events/conference/regional-workshop-developing-national-air-pollutant-emissions-inventory" TargetMode="External"/><Relationship Id="rId34" Type="http://schemas.openxmlformats.org/officeDocument/2006/relationships/image" Target="media/image17.jpeg"/><Relationship Id="rId42" Type="http://schemas.openxmlformats.org/officeDocument/2006/relationships/image" Target="media/image22.png"/><Relationship Id="rId47" Type="http://schemas.openxmlformats.org/officeDocument/2006/relationships/image" Target="media/image26.jpeg"/><Relationship Id="rId50" Type="http://schemas.openxmlformats.org/officeDocument/2006/relationships/image" Target="media/image28.jpeg"/><Relationship Id="rId55" Type="http://schemas.openxmlformats.org/officeDocument/2006/relationships/image" Target="media/image32.jpe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4.jpeg"/><Relationship Id="rId11" Type="http://schemas.microsoft.com/office/2018/08/relationships/commentsExtensible" Target="commentsExtensible.xml"/><Relationship Id="rId24" Type="http://schemas.openxmlformats.org/officeDocument/2006/relationships/image" Target="media/image10.jpeg"/><Relationship Id="rId32" Type="http://schemas.openxmlformats.org/officeDocument/2006/relationships/hyperlink" Target="https://www.bjf.pku.edu.cn/forum/index.php" TargetMode="External"/><Relationship Id="rId37" Type="http://schemas.openxmlformats.org/officeDocument/2006/relationships/image" Target="media/image19.jpeg"/><Relationship Id="rId40" Type="http://schemas.openxmlformats.org/officeDocument/2006/relationships/image" Target="media/image21.jpeg"/><Relationship Id="rId45" Type="http://schemas.openxmlformats.org/officeDocument/2006/relationships/image" Target="media/image24.png"/><Relationship Id="rId53" Type="http://schemas.openxmlformats.org/officeDocument/2006/relationships/image" Target="media/image30.jpeg"/><Relationship Id="rId58" Type="http://schemas.openxmlformats.org/officeDocument/2006/relationships/image" Target="media/image34.jpe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irasec.com/Climate-and-Health-Regional-Dialogue-3612" TargetMode="External"/><Relationship Id="rId14" Type="http://schemas.openxmlformats.org/officeDocument/2006/relationships/image" Target="media/image3.jpeg"/><Relationship Id="rId22" Type="http://schemas.openxmlformats.org/officeDocument/2006/relationships/image" Target="media/image9.png"/><Relationship Id="rId27" Type="http://schemas.openxmlformats.org/officeDocument/2006/relationships/hyperlink" Target="https://www.linkedin.com/posts/healthy-environments-and-lives-national-research-network_canbreathe-healhaze-airpollution-activity-7377193248529797120-Kzpr?utm_source=share&amp;utm_medium=member_desktop&amp;rcm=ACoAAA4s_y0BnLpqcLSByHM-1AKn5x8aH4fVXAw" TargetMode="External"/><Relationship Id="rId30" Type="http://schemas.openxmlformats.org/officeDocument/2006/relationships/image" Target="media/image15.jpeg"/><Relationship Id="rId35" Type="http://schemas.openxmlformats.org/officeDocument/2006/relationships/image" Target="media/image18.jpg"/><Relationship Id="rId43" Type="http://schemas.openxmlformats.org/officeDocument/2006/relationships/image" Target="media/image23.png"/><Relationship Id="rId48" Type="http://schemas.openxmlformats.org/officeDocument/2006/relationships/image" Target="media/image27.jpeg"/><Relationship Id="rId56" Type="http://schemas.openxmlformats.org/officeDocument/2006/relationships/hyperlink" Target="https://ait.ac.th/event/public-seminar-wildfire-smoke-health-impacts-and-adaptation-in-southeast-asia-and-australia/" TargetMode="External"/><Relationship Id="rId8" Type="http://schemas.openxmlformats.org/officeDocument/2006/relationships/comments" Target="comments.xml"/><Relationship Id="rId51" Type="http://schemas.openxmlformats.org/officeDocument/2006/relationships/hyperlink" Target="https://en.ird.fr/soot-sea-annual-symposium-international-collaboration-better-air-quality" TargetMode="Externa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1.jpg"/><Relationship Id="rId33" Type="http://schemas.openxmlformats.org/officeDocument/2006/relationships/hyperlink" Target="https://www.bjf.pku.edu.cn/forum/news_detail.php?id=10" TargetMode="External"/><Relationship Id="rId38" Type="http://schemas.openxmlformats.org/officeDocument/2006/relationships/image" Target="media/image20.png"/><Relationship Id="rId46" Type="http://schemas.openxmlformats.org/officeDocument/2006/relationships/image" Target="media/image25.jpeg"/><Relationship Id="rId59" Type="http://schemas.openxmlformats.org/officeDocument/2006/relationships/image" Target="media/image35.png"/><Relationship Id="rId20" Type="http://schemas.openxmlformats.org/officeDocument/2006/relationships/image" Target="media/image8.jpeg"/><Relationship Id="rId41" Type="http://schemas.openxmlformats.org/officeDocument/2006/relationships/hyperlink" Target="https://airquality.ucdavis.edu/events/2025-air-sensors-international-conference-southeast-asia" TargetMode="External"/><Relationship Id="rId54" Type="http://schemas.openxmlformats.org/officeDocument/2006/relationships/image" Target="media/image31.jpeg"/><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yperlink" Target="https://www.ukm.my/talib/news/advanced-institute-on-health-investigation-and-air-sensing-for-asian-pollution-ai-on-hi-asap/" TargetMode="External"/><Relationship Id="rId28" Type="http://schemas.openxmlformats.org/officeDocument/2006/relationships/image" Target="media/image13.jpeg"/><Relationship Id="rId36" Type="http://schemas.openxmlformats.org/officeDocument/2006/relationships/hyperlink" Target="https://www.unescap.org/sites/default/d8files/event-documents/Concept%20Note_Review%20of%20Air%20Quality%20Status%20and%20Actions%20in%20Asia%20and%20the%20Pacific_CED-8%20Associated%20Event_1.pdf" TargetMode="External"/><Relationship Id="rId49" Type="http://schemas.openxmlformats.org/officeDocument/2006/relationships/hyperlink" Target="https://ait.ac.th/2024/07/air-quality-nexus-center-launched-at-ait-to-combat-air-pollution-in-asia-and-beyond/" TargetMode="External"/><Relationship Id="rId57" Type="http://schemas.openxmlformats.org/officeDocument/2006/relationships/image" Target="media/image33.jpeg"/><Relationship Id="rId10" Type="http://schemas.microsoft.com/office/2016/09/relationships/commentsIds" Target="commentsIds.xml"/><Relationship Id="rId31" Type="http://schemas.openxmlformats.org/officeDocument/2006/relationships/image" Target="media/image16.png"/><Relationship Id="rId44" Type="http://schemas.openxmlformats.org/officeDocument/2006/relationships/hyperlink" Target="https://www.undp.org/vietnam/press-releases/national-scientific-conference-combating-air-pollution-and-improving-air-quality-viet-nam" TargetMode="External"/><Relationship Id="rId52" Type="http://schemas.openxmlformats.org/officeDocument/2006/relationships/image" Target="media/image29.jpeg"/><Relationship Id="rId60" Type="http://schemas.openxmlformats.org/officeDocument/2006/relationships/image" Target="media/image36.jpeg"/><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7EE65-22E6-41AB-BD4D-76464CB0E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2335</TotalTime>
  <Pages>27</Pages>
  <Words>5266</Words>
  <Characters>30443</Characters>
  <Application>Microsoft Office Word</Application>
  <DocSecurity>0</DocSecurity>
  <Lines>1127</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KT OO</dc:creator>
  <cp:keywords/>
  <dc:description/>
  <cp:lastModifiedBy>KT OO</cp:lastModifiedBy>
  <cp:revision>67</cp:revision>
  <dcterms:created xsi:type="dcterms:W3CDTF">2025-08-31T08:23:00Z</dcterms:created>
  <dcterms:modified xsi:type="dcterms:W3CDTF">2025-11-04T17:23:00Z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9e3b1897-cad1-4280-802c-649db38f4fb6</vt:lpwstr>
  </property>
</Properties>
</file>